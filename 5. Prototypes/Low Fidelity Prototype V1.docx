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42A6C" w14:textId="77777777" w:rsidR="002B7E5C" w:rsidRDefault="004E6A28">
      <w:pPr>
        <w:spacing w:line="615" w:lineRule="exact"/>
        <w:ind w:right="182"/>
        <w:jc w:val="center"/>
        <w:rPr>
          <w:sz w:val="52"/>
        </w:rPr>
      </w:pPr>
      <w:r>
        <w:rPr>
          <w:noProof/>
        </w:rPr>
        <mc:AlternateContent>
          <mc:Choice Requires="wps">
            <w:drawing>
              <wp:anchor distT="0" distB="0" distL="0" distR="0" simplePos="0" relativeHeight="251662848" behindDoc="1" locked="0" layoutInCell="1" allowOverlap="1" wp14:anchorId="366A57EF" wp14:editId="28BC3601">
                <wp:simplePos x="0" y="0"/>
                <wp:positionH relativeFrom="page">
                  <wp:posOffset>914400</wp:posOffset>
                </wp:positionH>
                <wp:positionV relativeFrom="paragraph">
                  <wp:posOffset>440055</wp:posOffset>
                </wp:positionV>
                <wp:extent cx="5943600"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8C4DC" id="Freeform 3" o:spid="_x0000_s1026" style="position:absolute;margin-left:1in;margin-top:34.65pt;width:468pt;height:.1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" path="m,l9360,e" filled="f">
                <v:path arrowok="t" o:connecttype="custom" o:connectlocs="0,0;5943600,0" o:connectangles="0,0"/>
                <w10:wrap type="topAndBottom" anchorx="page"/>
              </v:shape>
            </w:pict>
          </mc:Fallback>
        </mc:AlternateContent>
      </w:r>
      <w:r w:rsidR="002A6A61">
        <w:rPr>
          <w:sz w:val="52"/>
        </w:rPr>
        <w:t>UI Prototype</w:t>
      </w:r>
    </w:p>
    <w:p w14:paraId="4B7C1FEA" w14:textId="77777777" w:rsidR="002B7E5C" w:rsidRDefault="002B7E5C">
      <w:pPr>
        <w:pStyle w:val="BodyText"/>
        <w:rPr>
          <w:sz w:val="52"/>
        </w:rPr>
      </w:pPr>
    </w:p>
    <w:p w14:paraId="73E13410" w14:textId="77777777" w:rsidR="002B7E5C" w:rsidRDefault="002A6A61">
      <w:pPr>
        <w:spacing w:before="434"/>
        <w:ind w:right="188"/>
        <w:jc w:val="center"/>
        <w:rPr>
          <w:b/>
          <w:sz w:val="28"/>
        </w:rPr>
      </w:pPr>
      <w:r>
        <w:rPr>
          <w:b/>
          <w:sz w:val="28"/>
        </w:rPr>
        <w:t>Project Name</w:t>
      </w:r>
    </w:p>
    <w:p w14:paraId="219744C6" w14:textId="33E8A595" w:rsidR="002B7E5C" w:rsidRDefault="00CA6B28">
      <w:pPr>
        <w:pStyle w:val="BodyText"/>
        <w:spacing w:before="56"/>
        <w:ind w:right="205"/>
        <w:jc w:val="center"/>
      </w:pPr>
      <w:ins w:id="0" w:author="Reimer, Yolanda" w:date="2020-11-10T11:38:00Z">
        <w:r>
          <w:rPr>
            <w:noProof/>
          </w:rPr>
          <mc:AlternateContent>
            <mc:Choice Requires="wps">
              <w:drawing>
                <wp:anchor distT="0" distB="0" distL="114300" distR="114300" simplePos="0" relativeHeight="251664896" behindDoc="0" locked="0" layoutInCell="1" allowOverlap="1" wp14:anchorId="7F250C28" wp14:editId="39074461">
                  <wp:simplePos x="0" y="0"/>
                  <wp:positionH relativeFrom="column">
                    <wp:posOffset>201400</wp:posOffset>
                  </wp:positionH>
                  <wp:positionV relativeFrom="paragraph">
                    <wp:posOffset>176390</wp:posOffset>
                  </wp:positionV>
                  <wp:extent cx="3060000" cy="4759200"/>
                  <wp:effectExtent l="25400" t="25400" r="39370" b="41910"/>
                  <wp:wrapNone/>
                  <wp:docPr id="8" name="Text Box 8"/>
                  <wp:cNvGraphicFramePr/>
                  <a:graphic xmlns:a="http://schemas.openxmlformats.org/drawingml/2006/main">
                    <a:graphicData uri="http://schemas.microsoft.com/office/word/2010/wordprocessingShape">
                      <wps:wsp>
                        <wps:cNvSpPr txBox="1"/>
                        <wps:spPr>
                          <a:xfrm>
                            <a:off x="0" y="0"/>
                            <a:ext cx="3060000" cy="4759200"/>
                          </a:xfrm>
                          <a:prstGeom prst="rect">
                            <a:avLst/>
                          </a:prstGeom>
                          <a:solidFill>
                            <a:schemeClr val="lt1"/>
                          </a:solidFill>
                          <a:ln w="57150">
                            <a:solidFill>
                              <a:prstClr val="black"/>
                            </a:solidFill>
                          </a:ln>
                        </wps:spPr>
                        <wps:txbx>
                          <w:txbxContent>
                            <w:p w14:paraId="66AB9F70" w14:textId="421AC7EF" w:rsidR="00CA6B28" w:rsidRDefault="00CA6B28">
                              <w:r>
                                <w:t>Grade: 9</w:t>
                              </w:r>
                              <w:r w:rsidR="00A355D9">
                                <w:t>8</w:t>
                              </w:r>
                            </w:p>
                            <w:p w14:paraId="55CB28F6" w14:textId="79324641" w:rsidR="00A355D9" w:rsidRDefault="00CA6B28">
                              <w:r>
                                <w:t xml:space="preserve">Your team did a </w:t>
                              </w:r>
                              <w:r w:rsidR="00A355D9">
                                <w:t>top-notch</w:t>
                              </w:r>
                              <w:r>
                                <w:t xml:space="preserve"> job with this deliverable. Aside from a bit of terseness in your initial descriptions, I found the Use Cases well written and the subsequent low-fi sketches to be fairly thorough. There is certainly enough drafted to communicate your implementation plans to others and to catch potentially missing functionality. The sketches were also detailed enough to draw out good comments/feedback from your peers. I think in a few cases more thought is needed as to how users will actually interact with various controls (e.g., Fig. 5 Statistics page), </w:t>
                              </w:r>
                              <w:r w:rsidR="00A355D9">
                                <w:t xml:space="preserve">and how the functionality within those controls will interact with each other, </w:t>
                              </w:r>
                              <w:r>
                                <w:t xml:space="preserve">but that will come as you enter the next phase. </w:t>
                              </w:r>
                              <w:r w:rsidR="00A355D9">
                                <w:t xml:space="preserve">Colored box annotations in Figure 9 were really helpful in setting those apart. </w:t>
                              </w:r>
                            </w:p>
                            <w:p w14:paraId="0E0DF7AE" w14:textId="77777777" w:rsidR="00A355D9" w:rsidRDefault="00A355D9"/>
                            <w:p w14:paraId="7299098E" w14:textId="43938F4B" w:rsidR="00CA6B28" w:rsidRDefault="00CA6B28">
                              <w:r>
                                <w:t>What really sets this deliverable apart from others is the care you took in creating storyboard diagrams (Section D), the Omissions section (Section E), and your acknowledgement and response to user feedback (Section 3)</w:t>
                              </w:r>
                              <w:r w:rsidR="00A355D9">
                                <w:t>. Excellent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250C28" id="_x0000_t202" coordsize="21600,21600" o:spt="202" path="m,l,21600r21600,l21600,xe">
                  <v:stroke joinstyle="miter"/>
                  <v:path gradientshapeok="t" o:connecttype="rect"/>
                </v:shapetype>
                <v:shape id="Text Box 8" o:spid="_x0000_s1026" type="#_x0000_t202" style="position:absolute;left:0;text-align:left;margin-left:15.85pt;margin-top:13.9pt;width:240.95pt;height:374.7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" fillcolor="white [3201]" strokeweight="4.5pt">
                  <v:textbox>
                    <w:txbxContent>
                      <w:p w14:paraId="66AB9F70" w14:textId="421AC7EF" w:rsidR="00CA6B28" w:rsidRDefault="00CA6B28">
                        <w:r>
                          <w:t>Grade: 9</w:t>
                        </w:r>
                        <w:r w:rsidR="00A355D9">
                          <w:t>8</w:t>
                        </w:r>
                      </w:p>
                      <w:p w14:paraId="55CB28F6" w14:textId="79324641" w:rsidR="00A355D9" w:rsidRDefault="00CA6B28">
                        <w:r>
                          <w:t xml:space="preserve">Your team did a </w:t>
                        </w:r>
                        <w:r w:rsidR="00A355D9">
                          <w:t>top-notch</w:t>
                        </w:r>
                        <w:r>
                          <w:t xml:space="preserve"> job with this deliverable. Aside from a bit of terseness in your initial descriptions, I found the Use Cases well written and the subsequent low-fi sketches to be fairly thorough. There is certainly enough drafted to communicate your implementation plans to others and to catch potentially missing functionality. The sketches were also detailed enough to draw out good comments/feedback from your peers. I think in a few cases more thought is needed as to how users will actually interact with various controls (e.g., Fig. 5 Statistics page), </w:t>
                        </w:r>
                        <w:r w:rsidR="00A355D9">
                          <w:t xml:space="preserve">and how the functionality within those controls will interact with each other, </w:t>
                        </w:r>
                        <w:r>
                          <w:t xml:space="preserve">but that will come as you enter the next phase. </w:t>
                        </w:r>
                        <w:r w:rsidR="00A355D9">
                          <w:t xml:space="preserve">Colored box annotations in Figure 9 were really helpful in setting those apart. </w:t>
                        </w:r>
                      </w:p>
                      <w:p w14:paraId="0E0DF7AE" w14:textId="77777777" w:rsidR="00A355D9" w:rsidRDefault="00A355D9"/>
                      <w:p w14:paraId="7299098E" w14:textId="43938F4B" w:rsidR="00CA6B28" w:rsidRDefault="00CA6B28">
                        <w:r>
                          <w:t>What really sets this deliverable apart from others is the care you took in creating storyboard diagrams (Section D), the Omissions section (Section E), and your acknowledgement and response to user feedback (Section 3)</w:t>
                        </w:r>
                        <w:r w:rsidR="00A355D9">
                          <w:t>. Excellent work.</w:t>
                        </w:r>
                      </w:p>
                    </w:txbxContent>
                  </v:textbox>
                </v:shape>
              </w:pict>
            </mc:Fallback>
          </mc:AlternateContent>
        </w:r>
      </w:ins>
      <w:r w:rsidR="002A6A61">
        <w:t>Applied Language Research</w:t>
      </w:r>
    </w:p>
    <w:p w14:paraId="43361641" w14:textId="77777777" w:rsidR="002B7E5C" w:rsidRDefault="002B7E5C">
      <w:pPr>
        <w:pStyle w:val="BodyText"/>
      </w:pPr>
    </w:p>
    <w:p w14:paraId="0D00898B" w14:textId="77777777" w:rsidR="002B7E5C" w:rsidRDefault="002B7E5C">
      <w:pPr>
        <w:pStyle w:val="BodyText"/>
      </w:pPr>
    </w:p>
    <w:p w14:paraId="68A94960" w14:textId="77777777" w:rsidR="002B7E5C" w:rsidRDefault="002B7E5C">
      <w:pPr>
        <w:pStyle w:val="BodyText"/>
      </w:pPr>
    </w:p>
    <w:p w14:paraId="4170C456" w14:textId="77777777" w:rsidR="002B7E5C" w:rsidRDefault="002B7E5C">
      <w:pPr>
        <w:pStyle w:val="BodyText"/>
        <w:spacing w:before="4"/>
        <w:rPr>
          <w:sz w:val="32"/>
        </w:rPr>
      </w:pPr>
    </w:p>
    <w:p w14:paraId="1E28F6A1" w14:textId="77777777" w:rsidR="002B7E5C" w:rsidRDefault="002A6A61">
      <w:pPr>
        <w:spacing w:before="1"/>
        <w:ind w:right="203"/>
        <w:jc w:val="center"/>
        <w:rPr>
          <w:b/>
          <w:sz w:val="28"/>
        </w:rPr>
      </w:pPr>
      <w:r>
        <w:rPr>
          <w:b/>
          <w:sz w:val="28"/>
        </w:rPr>
        <w:t>Prepared by</w:t>
      </w:r>
    </w:p>
    <w:p w14:paraId="248A3ABC" w14:textId="77777777" w:rsidR="002B7E5C" w:rsidRDefault="002A6A61">
      <w:pPr>
        <w:pStyle w:val="BodyText"/>
        <w:spacing w:before="71"/>
        <w:ind w:right="191"/>
        <w:jc w:val="center"/>
      </w:pPr>
      <w:r>
        <w:t>Applied Language Team</w:t>
      </w:r>
    </w:p>
    <w:p w14:paraId="65FBF345" w14:textId="77777777" w:rsidR="002B7E5C" w:rsidRDefault="002B7E5C">
      <w:pPr>
        <w:pStyle w:val="BodyText"/>
      </w:pPr>
    </w:p>
    <w:p w14:paraId="0DB08805" w14:textId="77777777" w:rsidR="002B7E5C" w:rsidRDefault="002B7E5C">
      <w:pPr>
        <w:pStyle w:val="BodyText"/>
      </w:pPr>
    </w:p>
    <w:p w14:paraId="485ED526" w14:textId="77777777" w:rsidR="002B7E5C" w:rsidRDefault="002B7E5C">
      <w:pPr>
        <w:pStyle w:val="BodyText"/>
      </w:pPr>
    </w:p>
    <w:p w14:paraId="7923E885" w14:textId="77777777" w:rsidR="002B7E5C" w:rsidRDefault="002A6A61">
      <w:pPr>
        <w:spacing w:before="170"/>
        <w:ind w:right="195"/>
        <w:jc w:val="center"/>
        <w:rPr>
          <w:b/>
          <w:sz w:val="28"/>
        </w:rPr>
      </w:pPr>
      <w:r>
        <w:rPr>
          <w:b/>
          <w:sz w:val="28"/>
        </w:rPr>
        <w:t>Date</w:t>
      </w:r>
    </w:p>
    <w:p w14:paraId="719C2EB9" w14:textId="77777777" w:rsidR="002B7E5C" w:rsidRDefault="002A6A61">
      <w:pPr>
        <w:pStyle w:val="BodyText"/>
        <w:spacing w:before="56"/>
        <w:ind w:right="201"/>
        <w:jc w:val="center"/>
      </w:pPr>
      <w:r>
        <w:t>1 November 2020</w:t>
      </w:r>
    </w:p>
    <w:p w14:paraId="0FB96B84" w14:textId="77777777" w:rsidR="002B7E5C" w:rsidRDefault="002B7E5C">
      <w:pPr>
        <w:pStyle w:val="BodyText"/>
        <w:rPr>
          <w:sz w:val="20"/>
        </w:rPr>
      </w:pPr>
    </w:p>
    <w:p w14:paraId="575E679D" w14:textId="77777777" w:rsidR="002B7E5C" w:rsidRDefault="002B7E5C">
      <w:pPr>
        <w:pStyle w:val="BodyText"/>
        <w:rPr>
          <w:sz w:val="20"/>
        </w:rPr>
      </w:pPr>
    </w:p>
    <w:p w14:paraId="5BB9E8DF" w14:textId="77777777" w:rsidR="002B7E5C" w:rsidRDefault="002A6A61">
      <w:pPr>
        <w:pStyle w:val="BodyText"/>
        <w:spacing w:before="10"/>
        <w:rPr>
          <w:sz w:val="22"/>
        </w:rPr>
      </w:pPr>
      <w:r>
        <w:rPr>
          <w:noProof/>
        </w:rPr>
        <w:drawing>
          <wp:anchor distT="0" distB="0" distL="0" distR="0" simplePos="0" relativeHeight="251661824" behindDoc="0" locked="0" layoutInCell="1" allowOverlap="1" wp14:anchorId="57709775" wp14:editId="156F4E34">
            <wp:simplePos x="0" y="0"/>
            <wp:positionH relativeFrom="page">
              <wp:posOffset>2209800</wp:posOffset>
            </wp:positionH>
            <wp:positionV relativeFrom="paragraph">
              <wp:posOffset>201751</wp:posOffset>
            </wp:positionV>
            <wp:extent cx="3333750" cy="33337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333750" cy="3333750"/>
                    </a:xfrm>
                    <a:prstGeom prst="rect">
                      <a:avLst/>
                    </a:prstGeom>
                  </pic:spPr>
                </pic:pic>
              </a:graphicData>
            </a:graphic>
          </wp:anchor>
        </w:drawing>
      </w:r>
    </w:p>
    <w:p w14:paraId="06279000" w14:textId="77777777" w:rsidR="002B7E5C" w:rsidRDefault="002B7E5C">
      <w:pPr>
        <w:sectPr w:rsidR="002B7E5C">
          <w:type w:val="continuous"/>
          <w:pgSz w:w="12240" w:h="15840"/>
          <w:pgMar w:top="1460" w:right="580" w:bottom="280" w:left="760" w:header="720" w:footer="720" w:gutter="0"/>
          <w:cols w:space="720"/>
        </w:sectPr>
      </w:pPr>
    </w:p>
    <w:p w14:paraId="36CC1370" w14:textId="77777777" w:rsidR="002B7E5C" w:rsidRDefault="002A6A61">
      <w:pPr>
        <w:pStyle w:val="Heading1"/>
        <w:numPr>
          <w:ilvl w:val="0"/>
          <w:numId w:val="7"/>
        </w:numPr>
        <w:tabs>
          <w:tab w:val="left" w:pos="1555"/>
          <w:tab w:val="left" w:pos="1556"/>
        </w:tabs>
        <w:spacing w:line="539" w:lineRule="exact"/>
      </w:pPr>
      <w:r>
        <w:lastRenderedPageBreak/>
        <w:t>Overview</w:t>
      </w:r>
    </w:p>
    <w:p w14:paraId="4E127572" w14:textId="77777777" w:rsidR="002B7E5C" w:rsidRDefault="002A6A61">
      <w:pPr>
        <w:pStyle w:val="BodyText"/>
        <w:spacing w:before="323" w:line="278" w:lineRule="auto"/>
        <w:ind w:left="1040" w:right="927"/>
      </w:pPr>
      <w:commentRangeStart w:id="1"/>
      <w:r>
        <w:t xml:space="preserve">User interface prototypes </w:t>
      </w:r>
      <w:commentRangeEnd w:id="1"/>
      <w:r w:rsidR="00DB0C1E">
        <w:rPr>
          <w:rStyle w:val="CommentReference"/>
        </w:rPr>
        <w:commentReference w:id="1"/>
      </w:r>
      <w:r>
        <w:t>are essential to mock-up before the creation of a product for a multitude of reasons. Firstly, prototypes are much cheaper to create than the final product. A team can identify conflicts to fix or changes to be made early in the d</w:t>
      </w:r>
      <w:r>
        <w:t>evelopment process so that time is not wasted going back and making those changes during implementation.</w:t>
      </w:r>
    </w:p>
    <w:p w14:paraId="35307460" w14:textId="77777777" w:rsidR="002B7E5C" w:rsidRDefault="002A6A61">
      <w:pPr>
        <w:pStyle w:val="BodyText"/>
        <w:spacing w:line="278" w:lineRule="auto"/>
        <w:ind w:left="1040" w:right="875"/>
      </w:pPr>
      <w:r>
        <w:t>Changing a prototype is a quick process that doesn’t require the delicacy and involvement that is required of making changes to a live product. Additio</w:t>
      </w:r>
      <w:r>
        <w:t xml:space="preserve">nally, prototyping allows a team to gather early feedback from user groups. There are three different types of prototypes, low, medium, and </w:t>
      </w:r>
      <w:proofErr w:type="gramStart"/>
      <w:r>
        <w:t>high fidelity</w:t>
      </w:r>
      <w:proofErr w:type="gramEnd"/>
      <w:r>
        <w:t xml:space="preserve"> prototypes. </w:t>
      </w:r>
      <w:commentRangeStart w:id="2"/>
      <w:r>
        <w:t>Low-fidelity are quick mock-ups, medium-fidelity are a bit more involved and may have some</w:t>
      </w:r>
      <w:r>
        <w:t xml:space="preserve"> functionality, and high-fidelity are close to the final product.</w:t>
      </w:r>
      <w:commentRangeEnd w:id="2"/>
      <w:r w:rsidR="00DB0C1E">
        <w:rPr>
          <w:rStyle w:val="CommentReference"/>
        </w:rPr>
        <w:commentReference w:id="2"/>
      </w:r>
    </w:p>
    <w:p w14:paraId="1EED582D" w14:textId="77777777" w:rsidR="002B7E5C" w:rsidRDefault="002B7E5C">
      <w:pPr>
        <w:pStyle w:val="BodyText"/>
        <w:spacing w:before="9"/>
        <w:rPr>
          <w:sz w:val="17"/>
        </w:rPr>
      </w:pPr>
    </w:p>
    <w:p w14:paraId="125C6CE6" w14:textId="77777777" w:rsidR="002B7E5C" w:rsidRDefault="002A6A61">
      <w:pPr>
        <w:pStyle w:val="Heading1"/>
        <w:numPr>
          <w:ilvl w:val="0"/>
          <w:numId w:val="7"/>
        </w:numPr>
        <w:tabs>
          <w:tab w:val="left" w:pos="1555"/>
          <w:tab w:val="left" w:pos="1556"/>
        </w:tabs>
      </w:pPr>
      <w:r>
        <w:t>Low-Fidelity</w:t>
      </w:r>
      <w:r>
        <w:rPr>
          <w:spacing w:val="-2"/>
        </w:rPr>
        <w:t xml:space="preserve"> </w:t>
      </w:r>
      <w:r>
        <w:t>Prototypes</w:t>
      </w:r>
    </w:p>
    <w:p w14:paraId="7ECA7005" w14:textId="77777777" w:rsidR="002B7E5C" w:rsidRDefault="002A6A61">
      <w:pPr>
        <w:pStyle w:val="BodyText"/>
        <w:spacing w:before="308" w:line="283" w:lineRule="auto"/>
        <w:ind w:left="1040" w:right="939"/>
      </w:pPr>
      <w:r>
        <w:t xml:space="preserve">Low-fidelity prototypes are generally hand-drawn, simple mock-ups of an </w:t>
      </w:r>
      <w:commentRangeStart w:id="3"/>
      <w:r>
        <w:t>interface</w:t>
      </w:r>
      <w:commentRangeEnd w:id="3"/>
      <w:r w:rsidR="00DB0C1E">
        <w:rPr>
          <w:rStyle w:val="CommentReference"/>
        </w:rPr>
        <w:commentReference w:id="3"/>
      </w:r>
      <w:r>
        <w:t>. They show the different features of the website that users require but without the</w:t>
      </w:r>
      <w:r>
        <w:t xml:space="preserve"> functionality. They are quick and easy for a team to create, saving the team from spending time making a prototype when that time could be utilized elsewhere.</w:t>
      </w:r>
    </w:p>
    <w:p w14:paraId="3738600F" w14:textId="77777777" w:rsidR="002B7E5C" w:rsidRDefault="002B7E5C">
      <w:pPr>
        <w:pStyle w:val="BodyText"/>
        <w:spacing w:before="4"/>
        <w:rPr>
          <w:sz w:val="19"/>
        </w:rPr>
      </w:pPr>
    </w:p>
    <w:p w14:paraId="08C9FD30" w14:textId="77777777" w:rsidR="002B7E5C" w:rsidRDefault="002A6A61">
      <w:pPr>
        <w:pStyle w:val="Heading2"/>
        <w:numPr>
          <w:ilvl w:val="0"/>
          <w:numId w:val="6"/>
        </w:numPr>
        <w:tabs>
          <w:tab w:val="left" w:pos="1032"/>
        </w:tabs>
        <w:spacing w:before="0"/>
      </w:pPr>
      <w:commentRangeStart w:id="4"/>
      <w:r>
        <w:t>Use-Case</w:t>
      </w:r>
      <w:r>
        <w:rPr>
          <w:spacing w:val="-2"/>
        </w:rPr>
        <w:t xml:space="preserve"> </w:t>
      </w:r>
      <w:r>
        <w:t>Scenarios</w:t>
      </w:r>
      <w:commentRangeEnd w:id="4"/>
      <w:r w:rsidR="00DB0C1E">
        <w:rPr>
          <w:rStyle w:val="CommentReference"/>
          <w:b w:val="0"/>
          <w:bCs w:val="0"/>
        </w:rPr>
        <w:commentReference w:id="4"/>
      </w:r>
    </w:p>
    <w:p w14:paraId="4802D6D4" w14:textId="77777777" w:rsidR="002B7E5C" w:rsidRDefault="002A6A61">
      <w:pPr>
        <w:pStyle w:val="BodyText"/>
        <w:spacing w:before="286" w:line="276" w:lineRule="auto"/>
        <w:ind w:left="1040" w:right="927"/>
      </w:pPr>
      <w:r>
        <w:rPr>
          <w:b/>
          <w:u w:val="single"/>
        </w:rPr>
        <w:t>Scenario I:</w:t>
      </w:r>
      <w:r>
        <w:rPr>
          <w:b/>
        </w:rPr>
        <w:t xml:space="preserve"> </w:t>
      </w:r>
      <w:r>
        <w:t>You are a linguistics researcher who would like to register a ne</w:t>
      </w:r>
      <w:r>
        <w:t>w account so you can view statistics on commonly mispronounced words and download them for further research.</w:t>
      </w:r>
    </w:p>
    <w:p w14:paraId="2FF86C4B" w14:textId="77777777" w:rsidR="002B7E5C" w:rsidRDefault="002B7E5C">
      <w:pPr>
        <w:pStyle w:val="BodyText"/>
        <w:spacing w:before="2"/>
        <w:rPr>
          <w:sz w:val="19"/>
        </w:rPr>
      </w:pPr>
    </w:p>
    <w:p w14:paraId="685F3496" w14:textId="77777777" w:rsidR="002B7E5C" w:rsidRDefault="002A6A61">
      <w:pPr>
        <w:pStyle w:val="BodyText"/>
        <w:ind w:right="339"/>
        <w:jc w:val="center"/>
      </w:pPr>
      <w:r>
        <w:rPr>
          <w:u w:val="single"/>
        </w:rPr>
        <w:t>Tasks (Functional Requirements):</w:t>
      </w:r>
      <w:r>
        <w:t xml:space="preserve"> </w:t>
      </w:r>
      <w:commentRangeStart w:id="5"/>
      <w:r>
        <w:t>R.H.3, R.H.4, R.H.6, R.H.7, R.H.8, R.M.2, A.M.1</w:t>
      </w:r>
      <w:commentRangeEnd w:id="5"/>
      <w:r w:rsidR="00DB0C1E">
        <w:rPr>
          <w:rStyle w:val="CommentReference"/>
        </w:rPr>
        <w:commentReference w:id="5"/>
      </w:r>
    </w:p>
    <w:p w14:paraId="2771594D" w14:textId="77777777" w:rsidR="002B7E5C" w:rsidRDefault="002B7E5C">
      <w:pPr>
        <w:pStyle w:val="BodyText"/>
        <w:spacing w:before="11"/>
        <w:rPr>
          <w:sz w:val="23"/>
        </w:rPr>
      </w:pPr>
    </w:p>
    <w:p w14:paraId="427BADA6" w14:textId="77777777" w:rsidR="002B7E5C" w:rsidRDefault="002A6A61">
      <w:pPr>
        <w:pStyle w:val="ListParagraph"/>
        <w:numPr>
          <w:ilvl w:val="1"/>
          <w:numId w:val="6"/>
        </w:numPr>
        <w:tabs>
          <w:tab w:val="left" w:pos="2120"/>
        </w:tabs>
        <w:rPr>
          <w:sz w:val="24"/>
        </w:rPr>
      </w:pPr>
      <w:r>
        <w:rPr>
          <w:sz w:val="24"/>
        </w:rPr>
        <w:t>You navigate to the ‘Home’ page.</w:t>
      </w:r>
    </w:p>
    <w:p w14:paraId="1DC18882" w14:textId="77777777" w:rsidR="002B7E5C" w:rsidRDefault="002A6A61">
      <w:pPr>
        <w:pStyle w:val="ListParagraph"/>
        <w:numPr>
          <w:ilvl w:val="1"/>
          <w:numId w:val="6"/>
        </w:numPr>
        <w:tabs>
          <w:tab w:val="left" w:pos="2120"/>
        </w:tabs>
        <w:spacing w:before="37"/>
        <w:rPr>
          <w:sz w:val="24"/>
        </w:rPr>
      </w:pPr>
      <w:r>
        <w:rPr>
          <w:sz w:val="24"/>
        </w:rPr>
        <w:t>Navigate to the ‘Account Creation’ page</w:t>
      </w:r>
    </w:p>
    <w:p w14:paraId="249E967B" w14:textId="77777777" w:rsidR="002B7E5C" w:rsidRDefault="002A6A61">
      <w:pPr>
        <w:pStyle w:val="ListParagraph"/>
        <w:numPr>
          <w:ilvl w:val="2"/>
          <w:numId w:val="6"/>
        </w:numPr>
        <w:tabs>
          <w:tab w:val="left" w:pos="2840"/>
        </w:tabs>
        <w:spacing w:before="52"/>
        <w:rPr>
          <w:sz w:val="24"/>
        </w:rPr>
      </w:pPr>
      <w:r>
        <w:rPr>
          <w:sz w:val="24"/>
        </w:rPr>
        <w:t xml:space="preserve">You select the ‘Create Account </w:t>
      </w:r>
      <w:proofErr w:type="gramStart"/>
      <w:r>
        <w:rPr>
          <w:sz w:val="24"/>
        </w:rPr>
        <w:t>‘ button</w:t>
      </w:r>
      <w:proofErr w:type="gramEnd"/>
      <w:r>
        <w:rPr>
          <w:sz w:val="24"/>
        </w:rPr>
        <w:t xml:space="preserve"> on the ‘Login’ page.</w:t>
      </w:r>
    </w:p>
    <w:p w14:paraId="72FFA973" w14:textId="77777777" w:rsidR="002B7E5C" w:rsidRDefault="002A6A61">
      <w:pPr>
        <w:pStyle w:val="ListParagraph"/>
        <w:numPr>
          <w:ilvl w:val="2"/>
          <w:numId w:val="6"/>
        </w:numPr>
        <w:tabs>
          <w:tab w:val="left" w:pos="2840"/>
        </w:tabs>
        <w:spacing w:before="37" w:line="283" w:lineRule="auto"/>
        <w:ind w:right="1357"/>
        <w:rPr>
          <w:sz w:val="24"/>
        </w:rPr>
      </w:pPr>
      <w:r>
        <w:rPr>
          <w:sz w:val="24"/>
        </w:rPr>
        <w:t xml:space="preserve">You fill in your account details in the text fields and click the </w:t>
      </w:r>
      <w:r>
        <w:rPr>
          <w:spacing w:val="-3"/>
          <w:sz w:val="24"/>
        </w:rPr>
        <w:t xml:space="preserve">‘Submit’ </w:t>
      </w:r>
      <w:r>
        <w:rPr>
          <w:sz w:val="24"/>
        </w:rPr>
        <w:t>button. (R.H.6)</w:t>
      </w:r>
    </w:p>
    <w:p w14:paraId="55148687" w14:textId="77777777" w:rsidR="002B7E5C" w:rsidRDefault="002A6A61">
      <w:pPr>
        <w:pStyle w:val="ListParagraph"/>
        <w:numPr>
          <w:ilvl w:val="1"/>
          <w:numId w:val="6"/>
        </w:numPr>
        <w:tabs>
          <w:tab w:val="left" w:pos="2120"/>
        </w:tabs>
        <w:spacing w:line="277" w:lineRule="exact"/>
        <w:rPr>
          <w:sz w:val="24"/>
        </w:rPr>
      </w:pPr>
      <w:r>
        <w:rPr>
          <w:sz w:val="24"/>
        </w:rPr>
        <w:t>Account confirmation</w:t>
      </w:r>
    </w:p>
    <w:p w14:paraId="0F79DCA9" w14:textId="77777777" w:rsidR="002B7E5C" w:rsidRDefault="002A6A61">
      <w:pPr>
        <w:pStyle w:val="ListParagraph"/>
        <w:numPr>
          <w:ilvl w:val="2"/>
          <w:numId w:val="6"/>
        </w:numPr>
        <w:tabs>
          <w:tab w:val="left" w:pos="2840"/>
        </w:tabs>
        <w:spacing w:before="53" w:line="271" w:lineRule="auto"/>
        <w:ind w:right="947"/>
        <w:rPr>
          <w:sz w:val="24"/>
        </w:rPr>
      </w:pPr>
      <w:r>
        <w:rPr>
          <w:sz w:val="24"/>
        </w:rPr>
        <w:t xml:space="preserve">You are taken to the ‘Account Confirmation’ page where you are </w:t>
      </w:r>
      <w:r>
        <w:rPr>
          <w:spacing w:val="-3"/>
          <w:sz w:val="24"/>
        </w:rPr>
        <w:t xml:space="preserve">notified </w:t>
      </w:r>
      <w:r>
        <w:rPr>
          <w:sz w:val="24"/>
        </w:rPr>
        <w:t xml:space="preserve">to </w:t>
      </w:r>
      <w:proofErr w:type="spellStart"/>
      <w:r>
        <w:rPr>
          <w:sz w:val="24"/>
        </w:rPr>
        <w:t>to</w:t>
      </w:r>
      <w:proofErr w:type="spellEnd"/>
      <w:r>
        <w:rPr>
          <w:sz w:val="24"/>
        </w:rPr>
        <w:t xml:space="preserve"> wait 24-48 hours for the admin to approve your account request. (A.M.1)</w:t>
      </w:r>
    </w:p>
    <w:p w14:paraId="5112FD49" w14:textId="77777777" w:rsidR="002B7E5C" w:rsidRDefault="002B7E5C">
      <w:pPr>
        <w:spacing w:line="271" w:lineRule="auto"/>
        <w:rPr>
          <w:sz w:val="24"/>
        </w:rPr>
        <w:sectPr w:rsidR="002B7E5C">
          <w:footerReference w:type="default" r:id="rId12"/>
          <w:pgSz w:w="12240" w:h="15840"/>
          <w:pgMar w:top="1460" w:right="580" w:bottom="920" w:left="760" w:header="0" w:footer="729" w:gutter="0"/>
          <w:pgNumType w:start="1"/>
          <w:cols w:space="720"/>
        </w:sectPr>
      </w:pPr>
    </w:p>
    <w:p w14:paraId="608BB4B5" w14:textId="77777777" w:rsidR="002B7E5C" w:rsidRDefault="002A6A61">
      <w:pPr>
        <w:pStyle w:val="ListParagraph"/>
        <w:numPr>
          <w:ilvl w:val="2"/>
          <w:numId w:val="6"/>
        </w:numPr>
        <w:tabs>
          <w:tab w:val="left" w:pos="2840"/>
        </w:tabs>
        <w:spacing w:before="36" w:line="283" w:lineRule="auto"/>
        <w:ind w:right="1098"/>
        <w:rPr>
          <w:sz w:val="24"/>
        </w:rPr>
      </w:pPr>
      <w:r>
        <w:rPr>
          <w:sz w:val="24"/>
        </w:rPr>
        <w:lastRenderedPageBreak/>
        <w:t xml:space="preserve">You receive a confirmation email so that you can browse the website </w:t>
      </w:r>
      <w:r>
        <w:rPr>
          <w:spacing w:val="-9"/>
          <w:sz w:val="24"/>
        </w:rPr>
        <w:t xml:space="preserve">in </w:t>
      </w:r>
      <w:r>
        <w:rPr>
          <w:sz w:val="24"/>
        </w:rPr>
        <w:t>the meantime. (R.H.8)</w:t>
      </w:r>
    </w:p>
    <w:p w14:paraId="6AA05FC3" w14:textId="77777777" w:rsidR="002B7E5C" w:rsidRDefault="002A6A61">
      <w:pPr>
        <w:pStyle w:val="ListParagraph"/>
        <w:numPr>
          <w:ilvl w:val="2"/>
          <w:numId w:val="6"/>
        </w:numPr>
        <w:tabs>
          <w:tab w:val="left" w:pos="2840"/>
        </w:tabs>
        <w:spacing w:line="277" w:lineRule="exact"/>
        <w:rPr>
          <w:sz w:val="24"/>
        </w:rPr>
      </w:pPr>
      <w:r>
        <w:rPr>
          <w:sz w:val="24"/>
        </w:rPr>
        <w:t>After your account has been approved by an administrator, you proceed</w:t>
      </w:r>
    </w:p>
    <w:p w14:paraId="2586BE24" w14:textId="77777777" w:rsidR="002B7E5C" w:rsidRDefault="002A6A61">
      <w:pPr>
        <w:pStyle w:val="BodyText"/>
        <w:spacing w:before="52" w:line="271" w:lineRule="auto"/>
        <w:ind w:left="2840" w:right="1314"/>
      </w:pPr>
      <w:r>
        <w:t>to the ‘Login’ page, enter your email address and password, and click ‘Login’. (R.H.7)</w:t>
      </w:r>
    </w:p>
    <w:p w14:paraId="3D39400C" w14:textId="77777777" w:rsidR="002B7E5C" w:rsidRDefault="002A6A61">
      <w:pPr>
        <w:pStyle w:val="ListParagraph"/>
        <w:numPr>
          <w:ilvl w:val="1"/>
          <w:numId w:val="6"/>
        </w:numPr>
        <w:tabs>
          <w:tab w:val="left" w:pos="2120"/>
        </w:tabs>
        <w:spacing w:before="13"/>
        <w:rPr>
          <w:sz w:val="24"/>
        </w:rPr>
      </w:pPr>
      <w:r>
        <w:rPr>
          <w:sz w:val="24"/>
        </w:rPr>
        <w:t>You na</w:t>
      </w:r>
      <w:r>
        <w:rPr>
          <w:sz w:val="24"/>
        </w:rPr>
        <w:t>vigate to the ‘Statistics’ page.</w:t>
      </w:r>
    </w:p>
    <w:p w14:paraId="585AE573" w14:textId="77777777" w:rsidR="002B7E5C" w:rsidRDefault="002A6A61">
      <w:pPr>
        <w:pStyle w:val="ListParagraph"/>
        <w:numPr>
          <w:ilvl w:val="2"/>
          <w:numId w:val="6"/>
        </w:numPr>
        <w:tabs>
          <w:tab w:val="left" w:pos="2840"/>
        </w:tabs>
        <w:spacing w:before="37" w:line="283" w:lineRule="auto"/>
        <w:ind w:right="1722"/>
        <w:rPr>
          <w:sz w:val="24"/>
        </w:rPr>
      </w:pPr>
      <w:r>
        <w:rPr>
          <w:sz w:val="24"/>
        </w:rPr>
        <w:t xml:space="preserve">You set filters for the data, selecting the Blackfoot Language, </w:t>
      </w:r>
      <w:r>
        <w:rPr>
          <w:spacing w:val="-6"/>
          <w:sz w:val="24"/>
        </w:rPr>
        <w:t xml:space="preserve">and </w:t>
      </w:r>
      <w:r>
        <w:rPr>
          <w:sz w:val="24"/>
        </w:rPr>
        <w:t>entering specific words to display. (R.M.2)</w:t>
      </w:r>
    </w:p>
    <w:p w14:paraId="3221457E" w14:textId="77777777" w:rsidR="002B7E5C" w:rsidRDefault="002A6A61">
      <w:pPr>
        <w:pStyle w:val="ListParagraph"/>
        <w:numPr>
          <w:ilvl w:val="2"/>
          <w:numId w:val="6"/>
        </w:numPr>
        <w:tabs>
          <w:tab w:val="left" w:pos="2840"/>
        </w:tabs>
        <w:spacing w:line="277" w:lineRule="exact"/>
        <w:rPr>
          <w:sz w:val="24"/>
        </w:rPr>
      </w:pPr>
      <w:r>
        <w:rPr>
          <w:sz w:val="24"/>
        </w:rPr>
        <w:t>A graph displays with the words’ average ratings. (R.H.4)</w:t>
      </w:r>
    </w:p>
    <w:p w14:paraId="4173CF03" w14:textId="77777777" w:rsidR="002B7E5C" w:rsidRDefault="002A6A61">
      <w:pPr>
        <w:pStyle w:val="ListParagraph"/>
        <w:numPr>
          <w:ilvl w:val="2"/>
          <w:numId w:val="6"/>
        </w:numPr>
        <w:tabs>
          <w:tab w:val="left" w:pos="2840"/>
        </w:tabs>
        <w:spacing w:before="52"/>
        <w:rPr>
          <w:sz w:val="24"/>
        </w:rPr>
      </w:pPr>
      <w:r>
        <w:rPr>
          <w:sz w:val="24"/>
        </w:rPr>
        <w:t>You decide to download all the files in a CSV format.</w:t>
      </w:r>
      <w:r>
        <w:rPr>
          <w:sz w:val="24"/>
        </w:rPr>
        <w:t xml:space="preserve"> (R.H.3)</w:t>
      </w:r>
    </w:p>
    <w:p w14:paraId="12D97092" w14:textId="77777777" w:rsidR="002B7E5C" w:rsidRDefault="002B7E5C">
      <w:pPr>
        <w:pStyle w:val="BodyText"/>
        <w:spacing w:before="8"/>
        <w:rPr>
          <w:sz w:val="22"/>
        </w:rPr>
      </w:pPr>
    </w:p>
    <w:p w14:paraId="3AC059A5" w14:textId="77777777" w:rsidR="002B7E5C" w:rsidRDefault="002A6A61">
      <w:pPr>
        <w:pStyle w:val="BodyText"/>
        <w:spacing w:before="1" w:line="273" w:lineRule="auto"/>
        <w:ind w:left="1040" w:right="927"/>
      </w:pPr>
      <w:r>
        <w:rPr>
          <w:b/>
          <w:u w:val="single"/>
        </w:rPr>
        <w:t>Scenario II:</w:t>
      </w:r>
      <w:r>
        <w:rPr>
          <w:b/>
        </w:rPr>
        <w:t xml:space="preserve"> </w:t>
      </w:r>
      <w:r>
        <w:t xml:space="preserve">You have been trying to practice your Blackfoot pronunciations and have heard from a friend about a </w:t>
      </w:r>
      <w:proofErr w:type="gramStart"/>
      <w:r>
        <w:t>brand new</w:t>
      </w:r>
      <w:proofErr w:type="gramEnd"/>
      <w:r>
        <w:t xml:space="preserve"> website connecting learners with feedback from Native Language Speakers. Jumping at the opportunity, you register a new acc</w:t>
      </w:r>
      <w:r>
        <w:t>ount with the website and confirm your account</w:t>
      </w:r>
      <w:ins w:id="6" w:author="Reimer, Yolanda" w:date="2020-11-10T11:34:00Z">
        <w:r w:rsidR="00DB0C1E">
          <w:t>.</w:t>
        </w:r>
      </w:ins>
      <w:del w:id="7" w:author="Reimer, Yolanda" w:date="2020-11-10T11:34:00Z">
        <w:r w:rsidDel="00DB0C1E">
          <w:delText>,</w:delText>
        </w:r>
      </w:del>
      <w:r>
        <w:t xml:space="preserve"> </w:t>
      </w:r>
      <w:del w:id="8" w:author="Reimer, Yolanda" w:date="2020-11-10T11:34:00Z">
        <w:r w:rsidDel="00DB0C1E">
          <w:delText xml:space="preserve">you </w:delText>
        </w:r>
      </w:del>
      <w:proofErr w:type="gramStart"/>
      <w:ins w:id="9" w:author="Reimer, Yolanda" w:date="2020-11-10T11:34:00Z">
        <w:r w:rsidR="00DB0C1E">
          <w:t>Y</w:t>
        </w:r>
        <w:r w:rsidR="00DB0C1E">
          <w:t>ou</w:t>
        </w:r>
        <w:proofErr w:type="gramEnd"/>
        <w:r w:rsidR="00DB0C1E">
          <w:t xml:space="preserve"> </w:t>
        </w:r>
      </w:ins>
      <w:r>
        <w:t>login.</w:t>
      </w:r>
    </w:p>
    <w:p w14:paraId="003BE929" w14:textId="77777777" w:rsidR="002B7E5C" w:rsidRDefault="002B7E5C">
      <w:pPr>
        <w:pStyle w:val="BodyText"/>
        <w:spacing w:before="9"/>
        <w:rPr>
          <w:sz w:val="20"/>
        </w:rPr>
      </w:pPr>
    </w:p>
    <w:p w14:paraId="156C71AF" w14:textId="77777777" w:rsidR="002B7E5C" w:rsidRDefault="002A6A61">
      <w:pPr>
        <w:pStyle w:val="BodyText"/>
        <w:spacing w:before="1"/>
        <w:ind w:left="1400"/>
      </w:pPr>
      <w:r>
        <w:rPr>
          <w:u w:val="single"/>
        </w:rPr>
        <w:t>Tasks (Functional Requirements):</w:t>
      </w:r>
      <w:r>
        <w:t xml:space="preserve"> L.H.4, L.H.5, L.H.6</w:t>
      </w:r>
    </w:p>
    <w:p w14:paraId="7C520B5B" w14:textId="77777777" w:rsidR="002B7E5C" w:rsidRDefault="002B7E5C">
      <w:pPr>
        <w:pStyle w:val="BodyText"/>
        <w:spacing w:before="8"/>
        <w:rPr>
          <w:sz w:val="22"/>
        </w:rPr>
      </w:pPr>
    </w:p>
    <w:p w14:paraId="728AA6E3" w14:textId="77777777" w:rsidR="002B7E5C" w:rsidRDefault="002A6A61">
      <w:pPr>
        <w:pStyle w:val="ListParagraph"/>
        <w:numPr>
          <w:ilvl w:val="0"/>
          <w:numId w:val="5"/>
        </w:numPr>
        <w:tabs>
          <w:tab w:val="left" w:pos="2120"/>
        </w:tabs>
        <w:rPr>
          <w:sz w:val="24"/>
        </w:rPr>
      </w:pPr>
      <w:r>
        <w:rPr>
          <w:sz w:val="24"/>
        </w:rPr>
        <w:t>Navigates to the Home page</w:t>
      </w:r>
    </w:p>
    <w:p w14:paraId="4C31360B" w14:textId="77777777" w:rsidR="002B7E5C" w:rsidRDefault="002A6A61">
      <w:pPr>
        <w:pStyle w:val="ListParagraph"/>
        <w:numPr>
          <w:ilvl w:val="0"/>
          <w:numId w:val="5"/>
        </w:numPr>
        <w:tabs>
          <w:tab w:val="left" w:pos="2120"/>
        </w:tabs>
        <w:spacing w:before="52"/>
        <w:rPr>
          <w:sz w:val="24"/>
        </w:rPr>
      </w:pPr>
      <w:r>
        <w:rPr>
          <w:sz w:val="24"/>
        </w:rPr>
        <w:t>Registers a new account</w:t>
      </w:r>
    </w:p>
    <w:p w14:paraId="16F32D46" w14:textId="77777777" w:rsidR="002B7E5C" w:rsidRDefault="002A6A61">
      <w:pPr>
        <w:pStyle w:val="ListParagraph"/>
        <w:numPr>
          <w:ilvl w:val="1"/>
          <w:numId w:val="5"/>
        </w:numPr>
        <w:tabs>
          <w:tab w:val="left" w:pos="2840"/>
        </w:tabs>
        <w:spacing w:before="37"/>
        <w:rPr>
          <w:sz w:val="24"/>
        </w:rPr>
      </w:pPr>
      <w:r>
        <w:rPr>
          <w:sz w:val="24"/>
        </w:rPr>
        <w:t>Selects the ‘Create Account’ button on the Login screen.</w:t>
      </w:r>
    </w:p>
    <w:p w14:paraId="0A1C91C7" w14:textId="77777777" w:rsidR="002B7E5C" w:rsidRDefault="002A6A61">
      <w:pPr>
        <w:pStyle w:val="ListParagraph"/>
        <w:numPr>
          <w:ilvl w:val="1"/>
          <w:numId w:val="5"/>
        </w:numPr>
        <w:tabs>
          <w:tab w:val="left" w:pos="2840"/>
        </w:tabs>
        <w:spacing w:before="52"/>
        <w:rPr>
          <w:sz w:val="24"/>
        </w:rPr>
      </w:pPr>
      <w:r>
        <w:rPr>
          <w:sz w:val="24"/>
        </w:rPr>
        <w:t>Fills in account details in the text fields, and presses submit. (L.H.4)</w:t>
      </w:r>
    </w:p>
    <w:p w14:paraId="05112D61" w14:textId="77777777" w:rsidR="002B7E5C" w:rsidRDefault="002A6A61">
      <w:pPr>
        <w:pStyle w:val="ListParagraph"/>
        <w:numPr>
          <w:ilvl w:val="0"/>
          <w:numId w:val="5"/>
        </w:numPr>
        <w:tabs>
          <w:tab w:val="left" w:pos="2120"/>
        </w:tabs>
        <w:spacing w:before="37"/>
        <w:rPr>
          <w:sz w:val="24"/>
        </w:rPr>
      </w:pPr>
      <w:r>
        <w:rPr>
          <w:sz w:val="24"/>
        </w:rPr>
        <w:t>Confirms account</w:t>
      </w:r>
    </w:p>
    <w:p w14:paraId="7F068A8C" w14:textId="77777777" w:rsidR="002B7E5C" w:rsidRDefault="002A6A61">
      <w:pPr>
        <w:pStyle w:val="ListParagraph"/>
        <w:numPr>
          <w:ilvl w:val="1"/>
          <w:numId w:val="5"/>
        </w:numPr>
        <w:tabs>
          <w:tab w:val="left" w:pos="2840"/>
        </w:tabs>
        <w:spacing w:before="52" w:line="271" w:lineRule="auto"/>
        <w:ind w:right="953"/>
        <w:rPr>
          <w:sz w:val="24"/>
        </w:rPr>
      </w:pPr>
      <w:r>
        <w:rPr>
          <w:sz w:val="24"/>
        </w:rPr>
        <w:t xml:space="preserve">You are taken to the ‘Email Confirmation’ page where you are notified </w:t>
      </w:r>
      <w:r>
        <w:rPr>
          <w:spacing w:val="-9"/>
          <w:sz w:val="24"/>
        </w:rPr>
        <w:t xml:space="preserve">to </w:t>
      </w:r>
      <w:r>
        <w:rPr>
          <w:sz w:val="24"/>
        </w:rPr>
        <w:t>check your email for a confirmation link.</w:t>
      </w:r>
    </w:p>
    <w:p w14:paraId="38FE126C" w14:textId="77777777" w:rsidR="002B7E5C" w:rsidRDefault="002A6A61">
      <w:pPr>
        <w:pStyle w:val="ListParagraph"/>
        <w:numPr>
          <w:ilvl w:val="1"/>
          <w:numId w:val="5"/>
        </w:numPr>
        <w:tabs>
          <w:tab w:val="left" w:pos="2840"/>
        </w:tabs>
        <w:spacing w:before="13" w:line="276" w:lineRule="auto"/>
        <w:ind w:right="1128"/>
        <w:rPr>
          <w:sz w:val="24"/>
        </w:rPr>
      </w:pPr>
      <w:r>
        <w:rPr>
          <w:sz w:val="24"/>
        </w:rPr>
        <w:t xml:space="preserve">You click on the link in the email and are taken to a notification page informing you that your account has been confirmed and you may </w:t>
      </w:r>
      <w:r>
        <w:rPr>
          <w:spacing w:val="-6"/>
          <w:sz w:val="24"/>
        </w:rPr>
        <w:t xml:space="preserve">now </w:t>
      </w:r>
      <w:r>
        <w:rPr>
          <w:sz w:val="24"/>
        </w:rPr>
        <w:t>proceed to login. (L.H.6)</w:t>
      </w:r>
    </w:p>
    <w:p w14:paraId="061592ED" w14:textId="77777777" w:rsidR="002B7E5C" w:rsidRDefault="002A6A61">
      <w:pPr>
        <w:pStyle w:val="ListParagraph"/>
        <w:numPr>
          <w:ilvl w:val="0"/>
          <w:numId w:val="5"/>
        </w:numPr>
        <w:tabs>
          <w:tab w:val="left" w:pos="2120"/>
        </w:tabs>
        <w:spacing w:line="288" w:lineRule="exact"/>
        <w:jc w:val="both"/>
        <w:rPr>
          <w:sz w:val="24"/>
        </w:rPr>
      </w:pPr>
      <w:r>
        <w:rPr>
          <w:sz w:val="24"/>
        </w:rPr>
        <w:t>Login</w:t>
      </w:r>
    </w:p>
    <w:p w14:paraId="04B251D6" w14:textId="77777777" w:rsidR="002B7E5C" w:rsidRDefault="002A6A61">
      <w:pPr>
        <w:pStyle w:val="ListParagraph"/>
        <w:numPr>
          <w:ilvl w:val="1"/>
          <w:numId w:val="5"/>
        </w:numPr>
        <w:tabs>
          <w:tab w:val="left" w:pos="2840"/>
        </w:tabs>
        <w:spacing w:before="37" w:line="276" w:lineRule="auto"/>
        <w:ind w:right="970"/>
        <w:jc w:val="both"/>
        <w:rPr>
          <w:sz w:val="24"/>
        </w:rPr>
      </w:pPr>
      <w:r>
        <w:rPr>
          <w:sz w:val="24"/>
        </w:rPr>
        <w:t>Having successfully registered and confirme</w:t>
      </w:r>
      <w:r>
        <w:rPr>
          <w:sz w:val="24"/>
        </w:rPr>
        <w:t xml:space="preserve">d your account, you proceed to the ‘Login’ page and enter your email address and </w:t>
      </w:r>
      <w:proofErr w:type="gramStart"/>
      <w:r>
        <w:rPr>
          <w:sz w:val="24"/>
        </w:rPr>
        <w:t>password, and</w:t>
      </w:r>
      <w:proofErr w:type="gramEnd"/>
      <w:r>
        <w:rPr>
          <w:sz w:val="24"/>
        </w:rPr>
        <w:t xml:space="preserve"> </w:t>
      </w:r>
      <w:r>
        <w:rPr>
          <w:spacing w:val="-4"/>
          <w:sz w:val="24"/>
        </w:rPr>
        <w:t xml:space="preserve">click </w:t>
      </w:r>
      <w:r>
        <w:rPr>
          <w:sz w:val="24"/>
        </w:rPr>
        <w:t>the ‘Login’ button. (L.H.5)</w:t>
      </w:r>
    </w:p>
    <w:p w14:paraId="47FA3A03" w14:textId="77777777" w:rsidR="002B7E5C" w:rsidRDefault="002B7E5C">
      <w:pPr>
        <w:pStyle w:val="BodyText"/>
        <w:spacing w:before="5"/>
        <w:rPr>
          <w:sz w:val="20"/>
        </w:rPr>
      </w:pPr>
    </w:p>
    <w:p w14:paraId="65905290" w14:textId="77777777" w:rsidR="002B7E5C" w:rsidRDefault="002A6A61">
      <w:pPr>
        <w:pStyle w:val="BodyText"/>
        <w:spacing w:line="276" w:lineRule="auto"/>
        <w:ind w:left="1040" w:right="1030"/>
      </w:pPr>
      <w:r>
        <w:rPr>
          <w:b/>
          <w:u w:val="single"/>
        </w:rPr>
        <w:t>Scenario III</w:t>
      </w:r>
      <w:r>
        <w:t>: You are a language learner or a researcher, who is already logged in to the website, and want to upload an audio</w:t>
      </w:r>
      <w:r>
        <w:t xml:space="preserve"> file of a word to the system for the pronunciation of this word to be rated by a Native language speaker.</w:t>
      </w:r>
    </w:p>
    <w:p w14:paraId="6CBC5778" w14:textId="77777777" w:rsidR="002B7E5C" w:rsidRDefault="002B7E5C">
      <w:pPr>
        <w:pStyle w:val="BodyText"/>
        <w:spacing w:before="2"/>
        <w:rPr>
          <w:sz w:val="19"/>
        </w:rPr>
      </w:pPr>
    </w:p>
    <w:p w14:paraId="10748BC9" w14:textId="77777777" w:rsidR="002B7E5C" w:rsidRDefault="002A6A61">
      <w:pPr>
        <w:pStyle w:val="BodyText"/>
        <w:ind w:left="1400"/>
      </w:pPr>
      <w:r>
        <w:rPr>
          <w:u w:val="single"/>
        </w:rPr>
        <w:t>Tasks (Functional Requirements):</w:t>
      </w:r>
      <w:r>
        <w:t xml:space="preserve"> R.H.1, R.M.1, L.H.1, L.H.2, L.M.1, L.M.2</w:t>
      </w:r>
    </w:p>
    <w:p w14:paraId="622354CA" w14:textId="77777777" w:rsidR="002B7E5C" w:rsidRDefault="002B7E5C">
      <w:pPr>
        <w:pStyle w:val="BodyText"/>
        <w:spacing w:before="11"/>
        <w:rPr>
          <w:sz w:val="23"/>
        </w:rPr>
      </w:pPr>
    </w:p>
    <w:p w14:paraId="0078C11F" w14:textId="77777777" w:rsidR="002B7E5C" w:rsidRDefault="002A6A61">
      <w:pPr>
        <w:pStyle w:val="ListParagraph"/>
        <w:numPr>
          <w:ilvl w:val="0"/>
          <w:numId w:val="4"/>
        </w:numPr>
        <w:tabs>
          <w:tab w:val="left" w:pos="2120"/>
        </w:tabs>
        <w:jc w:val="both"/>
        <w:rPr>
          <w:sz w:val="24"/>
        </w:rPr>
      </w:pPr>
      <w:r>
        <w:rPr>
          <w:sz w:val="24"/>
        </w:rPr>
        <w:t>You click on the ‘Upload Audio’ tab to navigate to the ‘Upload Audio’ page.</w:t>
      </w:r>
    </w:p>
    <w:p w14:paraId="33957FC7" w14:textId="77777777" w:rsidR="002B7E5C" w:rsidRDefault="002B7E5C">
      <w:pPr>
        <w:jc w:val="both"/>
        <w:rPr>
          <w:sz w:val="24"/>
        </w:rPr>
        <w:sectPr w:rsidR="002B7E5C">
          <w:pgSz w:w="12240" w:h="15840"/>
          <w:pgMar w:top="1400" w:right="580" w:bottom="1000" w:left="760" w:header="0" w:footer="729" w:gutter="0"/>
          <w:cols w:space="720"/>
        </w:sectPr>
      </w:pPr>
    </w:p>
    <w:p w14:paraId="0953D402" w14:textId="77777777" w:rsidR="002B7E5C" w:rsidRDefault="002A6A61">
      <w:pPr>
        <w:pStyle w:val="ListParagraph"/>
        <w:numPr>
          <w:ilvl w:val="0"/>
          <w:numId w:val="4"/>
        </w:numPr>
        <w:tabs>
          <w:tab w:val="left" w:pos="2120"/>
        </w:tabs>
        <w:spacing w:before="36"/>
        <w:rPr>
          <w:sz w:val="24"/>
        </w:rPr>
      </w:pPr>
      <w:r>
        <w:rPr>
          <w:sz w:val="24"/>
        </w:rPr>
        <w:lastRenderedPageBreak/>
        <w:t>Uploading audio</w:t>
      </w:r>
    </w:p>
    <w:p w14:paraId="6FF9001E" w14:textId="77777777" w:rsidR="002B7E5C" w:rsidRDefault="002A6A61">
      <w:pPr>
        <w:pStyle w:val="ListParagraph"/>
        <w:numPr>
          <w:ilvl w:val="1"/>
          <w:numId w:val="4"/>
        </w:numPr>
        <w:tabs>
          <w:tab w:val="left" w:pos="2840"/>
        </w:tabs>
        <w:spacing w:before="52" w:line="271" w:lineRule="auto"/>
        <w:ind w:right="1045"/>
        <w:rPr>
          <w:sz w:val="24"/>
        </w:rPr>
      </w:pPr>
      <w:r>
        <w:rPr>
          <w:sz w:val="24"/>
        </w:rPr>
        <w:t>On the ‘Upload Audio’ page, you select the audio file on your computer. (</w:t>
      </w:r>
      <w:proofErr w:type="gramStart"/>
      <w:r>
        <w:rPr>
          <w:sz w:val="24"/>
        </w:rPr>
        <w:t>L.H.1)(</w:t>
      </w:r>
      <w:proofErr w:type="gramEnd"/>
      <w:r>
        <w:rPr>
          <w:sz w:val="24"/>
        </w:rPr>
        <w:t>R.H.1)</w:t>
      </w:r>
    </w:p>
    <w:p w14:paraId="3E86679C" w14:textId="77777777" w:rsidR="002B7E5C" w:rsidRDefault="002A6A61">
      <w:pPr>
        <w:pStyle w:val="ListParagraph"/>
        <w:numPr>
          <w:ilvl w:val="1"/>
          <w:numId w:val="4"/>
        </w:numPr>
        <w:tabs>
          <w:tab w:val="left" w:pos="2840"/>
        </w:tabs>
        <w:spacing w:before="13"/>
        <w:rPr>
          <w:sz w:val="24"/>
        </w:rPr>
      </w:pPr>
      <w:r>
        <w:rPr>
          <w:sz w:val="24"/>
        </w:rPr>
        <w:t>You decide that you want to record a new audio clip instead. (L</w:t>
      </w:r>
      <w:r>
        <w:rPr>
          <w:sz w:val="24"/>
        </w:rPr>
        <w:t>.H.1)</w:t>
      </w:r>
    </w:p>
    <w:p w14:paraId="4541B2B3" w14:textId="77777777" w:rsidR="002B7E5C" w:rsidRDefault="002A6A61">
      <w:pPr>
        <w:pStyle w:val="ListParagraph"/>
        <w:numPr>
          <w:ilvl w:val="1"/>
          <w:numId w:val="4"/>
        </w:numPr>
        <w:tabs>
          <w:tab w:val="left" w:pos="2840"/>
        </w:tabs>
        <w:spacing w:before="37"/>
        <w:rPr>
          <w:sz w:val="24"/>
        </w:rPr>
      </w:pPr>
      <w:proofErr w:type="gramStart"/>
      <w:r>
        <w:rPr>
          <w:sz w:val="24"/>
        </w:rPr>
        <w:t>You</w:t>
      </w:r>
      <w:proofErr w:type="gramEnd"/>
      <w:r>
        <w:rPr>
          <w:sz w:val="24"/>
        </w:rPr>
        <w:t xml:space="preserve"> playback your audio clip to ensure that it sounds correct. (L.M.1)</w:t>
      </w:r>
    </w:p>
    <w:p w14:paraId="04714D81" w14:textId="77777777" w:rsidR="002B7E5C" w:rsidRDefault="002A6A61">
      <w:pPr>
        <w:pStyle w:val="ListParagraph"/>
        <w:numPr>
          <w:ilvl w:val="1"/>
          <w:numId w:val="4"/>
        </w:numPr>
        <w:tabs>
          <w:tab w:val="left" w:pos="2840"/>
        </w:tabs>
        <w:spacing w:before="52"/>
        <w:rPr>
          <w:sz w:val="24"/>
        </w:rPr>
      </w:pPr>
      <w:r>
        <w:rPr>
          <w:sz w:val="24"/>
        </w:rPr>
        <w:t>Upload the full audio file.</w:t>
      </w:r>
    </w:p>
    <w:p w14:paraId="09B7047D" w14:textId="77777777" w:rsidR="002B7E5C" w:rsidRDefault="002A6A61">
      <w:pPr>
        <w:pStyle w:val="ListParagraph"/>
        <w:numPr>
          <w:ilvl w:val="0"/>
          <w:numId w:val="4"/>
        </w:numPr>
        <w:tabs>
          <w:tab w:val="left" w:pos="2120"/>
        </w:tabs>
        <w:spacing w:before="37"/>
        <w:rPr>
          <w:sz w:val="24"/>
        </w:rPr>
      </w:pPr>
      <w:r>
        <w:rPr>
          <w:sz w:val="24"/>
        </w:rPr>
        <w:t>You trim your audio into smaller audio clips by word.</w:t>
      </w:r>
    </w:p>
    <w:p w14:paraId="4D33F2D8" w14:textId="77777777" w:rsidR="002B7E5C" w:rsidRDefault="002A6A61">
      <w:pPr>
        <w:pStyle w:val="ListParagraph"/>
        <w:numPr>
          <w:ilvl w:val="1"/>
          <w:numId w:val="4"/>
        </w:numPr>
        <w:tabs>
          <w:tab w:val="left" w:pos="2840"/>
        </w:tabs>
        <w:spacing w:before="52" w:line="271" w:lineRule="auto"/>
        <w:ind w:right="1544"/>
        <w:rPr>
          <w:sz w:val="24"/>
        </w:rPr>
      </w:pPr>
      <w:r>
        <w:rPr>
          <w:sz w:val="24"/>
        </w:rPr>
        <w:t xml:space="preserve">You select the first word and save that trim with a text </w:t>
      </w:r>
      <w:r>
        <w:rPr>
          <w:spacing w:val="-2"/>
          <w:sz w:val="24"/>
        </w:rPr>
        <w:t xml:space="preserve">description. </w:t>
      </w:r>
      <w:r>
        <w:rPr>
          <w:sz w:val="24"/>
        </w:rPr>
        <w:t>(L.H.2)</w:t>
      </w:r>
    </w:p>
    <w:p w14:paraId="5CF83497" w14:textId="77777777" w:rsidR="002B7E5C" w:rsidRDefault="002A6A61">
      <w:pPr>
        <w:pStyle w:val="ListParagraph"/>
        <w:numPr>
          <w:ilvl w:val="1"/>
          <w:numId w:val="4"/>
        </w:numPr>
        <w:tabs>
          <w:tab w:val="left" w:pos="2840"/>
        </w:tabs>
        <w:spacing w:before="13" w:line="271" w:lineRule="auto"/>
        <w:ind w:right="1094"/>
        <w:rPr>
          <w:sz w:val="24"/>
        </w:rPr>
      </w:pPr>
      <w:r>
        <w:rPr>
          <w:sz w:val="24"/>
        </w:rPr>
        <w:t>You continue to ste</w:t>
      </w:r>
      <w:r>
        <w:rPr>
          <w:sz w:val="24"/>
        </w:rPr>
        <w:t xml:space="preserve">p until you have trimmed each word and added </w:t>
      </w:r>
      <w:r>
        <w:rPr>
          <w:spacing w:val="-5"/>
          <w:sz w:val="24"/>
        </w:rPr>
        <w:t xml:space="preserve">text </w:t>
      </w:r>
      <w:r>
        <w:rPr>
          <w:sz w:val="24"/>
        </w:rPr>
        <w:t>descriptions. (</w:t>
      </w:r>
      <w:proofErr w:type="gramStart"/>
      <w:r>
        <w:rPr>
          <w:sz w:val="24"/>
        </w:rPr>
        <w:t>R.M.1)(</w:t>
      </w:r>
      <w:proofErr w:type="gramEnd"/>
      <w:r>
        <w:rPr>
          <w:sz w:val="24"/>
        </w:rPr>
        <w:t>L.M.2)</w:t>
      </w:r>
    </w:p>
    <w:p w14:paraId="390662D1" w14:textId="77777777" w:rsidR="002B7E5C" w:rsidRDefault="002A6A61">
      <w:pPr>
        <w:pStyle w:val="ListParagraph"/>
        <w:numPr>
          <w:ilvl w:val="0"/>
          <w:numId w:val="4"/>
        </w:numPr>
        <w:tabs>
          <w:tab w:val="left" w:pos="2120"/>
        </w:tabs>
        <w:spacing w:before="13"/>
        <w:rPr>
          <w:sz w:val="24"/>
        </w:rPr>
      </w:pPr>
      <w:r>
        <w:rPr>
          <w:sz w:val="24"/>
        </w:rPr>
        <w:t>Your saved trimmed audios are now available to be rated.</w:t>
      </w:r>
    </w:p>
    <w:p w14:paraId="4509BD39" w14:textId="77777777" w:rsidR="002B7E5C" w:rsidRDefault="002B7E5C">
      <w:pPr>
        <w:pStyle w:val="BodyText"/>
        <w:spacing w:before="8"/>
        <w:rPr>
          <w:sz w:val="22"/>
        </w:rPr>
      </w:pPr>
    </w:p>
    <w:p w14:paraId="21AD109F" w14:textId="77777777" w:rsidR="002B7E5C" w:rsidRDefault="002A6A61">
      <w:pPr>
        <w:pStyle w:val="BodyText"/>
        <w:spacing w:line="276" w:lineRule="auto"/>
        <w:ind w:left="1040" w:right="1379"/>
        <w:jc w:val="both"/>
      </w:pPr>
      <w:r>
        <w:rPr>
          <w:b/>
          <w:u w:val="single"/>
        </w:rPr>
        <w:t>Scenario IV:</w:t>
      </w:r>
      <w:r>
        <w:rPr>
          <w:b/>
        </w:rPr>
        <w:t xml:space="preserve"> </w:t>
      </w:r>
      <w:r>
        <w:t>You receive an email with a unique link to the rating page generated from Scenario III. You then send this link to a Native Language Speaker, who rates the audio pronunciation, which sends another email to you on completion.</w:t>
      </w:r>
    </w:p>
    <w:p w14:paraId="0763603C" w14:textId="77777777" w:rsidR="002B7E5C" w:rsidRDefault="002B7E5C">
      <w:pPr>
        <w:pStyle w:val="BodyText"/>
        <w:spacing w:before="3"/>
        <w:rPr>
          <w:sz w:val="19"/>
        </w:rPr>
      </w:pPr>
    </w:p>
    <w:p w14:paraId="0A6F8151" w14:textId="77777777" w:rsidR="002B7E5C" w:rsidRDefault="002A6A61">
      <w:pPr>
        <w:pStyle w:val="BodyText"/>
        <w:ind w:left="1400"/>
      </w:pPr>
      <w:r>
        <w:rPr>
          <w:u w:val="single"/>
        </w:rPr>
        <w:t>Tasks (Functional Requirements</w:t>
      </w:r>
      <w:r>
        <w:rPr>
          <w:u w:val="single"/>
        </w:rPr>
        <w:t>):</w:t>
      </w:r>
      <w:r>
        <w:t xml:space="preserve"> R.H.5, R.H.9, N.H.1, N.H.2, N.M.1</w:t>
      </w:r>
    </w:p>
    <w:p w14:paraId="72C0B7A5" w14:textId="77777777" w:rsidR="002B7E5C" w:rsidRDefault="002B7E5C">
      <w:pPr>
        <w:pStyle w:val="BodyText"/>
        <w:spacing w:before="11"/>
        <w:rPr>
          <w:sz w:val="23"/>
        </w:rPr>
      </w:pPr>
    </w:p>
    <w:p w14:paraId="6652301F" w14:textId="77777777" w:rsidR="002B7E5C" w:rsidRDefault="002A6A61">
      <w:pPr>
        <w:pStyle w:val="ListParagraph"/>
        <w:numPr>
          <w:ilvl w:val="0"/>
          <w:numId w:val="3"/>
        </w:numPr>
        <w:tabs>
          <w:tab w:val="left" w:pos="2120"/>
        </w:tabs>
        <w:spacing w:line="271" w:lineRule="auto"/>
        <w:ind w:right="1043"/>
        <w:rPr>
          <w:sz w:val="24"/>
        </w:rPr>
      </w:pPr>
      <w:r>
        <w:rPr>
          <w:sz w:val="24"/>
        </w:rPr>
        <w:t xml:space="preserve">You get sent an email with a unique link to the rating page and then you send </w:t>
      </w:r>
      <w:r>
        <w:rPr>
          <w:spacing w:val="-9"/>
          <w:sz w:val="24"/>
        </w:rPr>
        <w:t xml:space="preserve">it </w:t>
      </w:r>
      <w:r>
        <w:rPr>
          <w:sz w:val="24"/>
        </w:rPr>
        <w:t>to the Native Language Speaker. (R.H.5)</w:t>
      </w:r>
    </w:p>
    <w:p w14:paraId="7A0D06C6" w14:textId="77777777" w:rsidR="002B7E5C" w:rsidRDefault="002A6A61">
      <w:pPr>
        <w:pStyle w:val="ListParagraph"/>
        <w:numPr>
          <w:ilvl w:val="0"/>
          <w:numId w:val="3"/>
        </w:numPr>
        <w:tabs>
          <w:tab w:val="left" w:pos="2120"/>
        </w:tabs>
        <w:spacing w:before="13"/>
        <w:rPr>
          <w:sz w:val="24"/>
        </w:rPr>
      </w:pPr>
      <w:r>
        <w:rPr>
          <w:sz w:val="24"/>
        </w:rPr>
        <w:t>Rating</w:t>
      </w:r>
    </w:p>
    <w:p w14:paraId="60C9E140" w14:textId="77777777" w:rsidR="002B7E5C" w:rsidRDefault="002A6A61">
      <w:pPr>
        <w:pStyle w:val="ListParagraph"/>
        <w:numPr>
          <w:ilvl w:val="1"/>
          <w:numId w:val="3"/>
        </w:numPr>
        <w:tabs>
          <w:tab w:val="left" w:pos="2840"/>
        </w:tabs>
        <w:spacing w:before="37" w:line="283" w:lineRule="auto"/>
        <w:ind w:right="1724"/>
        <w:rPr>
          <w:sz w:val="24"/>
        </w:rPr>
      </w:pPr>
      <w:r>
        <w:rPr>
          <w:sz w:val="24"/>
        </w:rPr>
        <w:t xml:space="preserve">Native Language Speakers follows the emailed link to a page </w:t>
      </w:r>
      <w:r>
        <w:rPr>
          <w:spacing w:val="-5"/>
          <w:sz w:val="24"/>
        </w:rPr>
        <w:t xml:space="preserve">that </w:t>
      </w:r>
      <w:r>
        <w:rPr>
          <w:sz w:val="24"/>
        </w:rPr>
        <w:t>bypasses login requiremen</w:t>
      </w:r>
      <w:r>
        <w:rPr>
          <w:sz w:val="24"/>
        </w:rPr>
        <w:t>ts so they can leave a rating. (N.H.2)</w:t>
      </w:r>
    </w:p>
    <w:p w14:paraId="3BD32FE3" w14:textId="77777777" w:rsidR="002B7E5C" w:rsidRDefault="002A6A61">
      <w:pPr>
        <w:pStyle w:val="ListParagraph"/>
        <w:numPr>
          <w:ilvl w:val="1"/>
          <w:numId w:val="3"/>
        </w:numPr>
        <w:tabs>
          <w:tab w:val="left" w:pos="2840"/>
        </w:tabs>
        <w:spacing w:line="277" w:lineRule="exact"/>
        <w:rPr>
          <w:sz w:val="24"/>
        </w:rPr>
      </w:pPr>
      <w:r>
        <w:rPr>
          <w:sz w:val="24"/>
        </w:rPr>
        <w:t>Native Language Speaker listens to the uploaded audio recording then</w:t>
      </w:r>
    </w:p>
    <w:p w14:paraId="2FE0F6ED" w14:textId="77777777" w:rsidR="002B7E5C" w:rsidRDefault="002A6A61">
      <w:pPr>
        <w:pStyle w:val="BodyText"/>
        <w:spacing w:before="52"/>
        <w:ind w:left="2840"/>
      </w:pPr>
      <w:r>
        <w:t>leaves a rating between 1 and 7. (N.H.1)</w:t>
      </w:r>
    </w:p>
    <w:p w14:paraId="646DA54E" w14:textId="77777777" w:rsidR="002B7E5C" w:rsidRDefault="002A6A61">
      <w:pPr>
        <w:pStyle w:val="ListParagraph"/>
        <w:numPr>
          <w:ilvl w:val="1"/>
          <w:numId w:val="3"/>
        </w:numPr>
        <w:tabs>
          <w:tab w:val="left" w:pos="2840"/>
        </w:tabs>
        <w:spacing w:before="37" w:line="283" w:lineRule="auto"/>
        <w:ind w:right="1016"/>
        <w:rPr>
          <w:sz w:val="24"/>
        </w:rPr>
      </w:pPr>
      <w:r>
        <w:rPr>
          <w:sz w:val="24"/>
        </w:rPr>
        <w:t xml:space="preserve">Native Language Speaker optionally decides to leave a written </w:t>
      </w:r>
      <w:r>
        <w:rPr>
          <w:spacing w:val="-3"/>
          <w:sz w:val="24"/>
        </w:rPr>
        <w:t xml:space="preserve">comment </w:t>
      </w:r>
      <w:r>
        <w:rPr>
          <w:sz w:val="24"/>
        </w:rPr>
        <w:t>about the learner’s pronunciation. (N.M.1)</w:t>
      </w:r>
    </w:p>
    <w:p w14:paraId="5D6B9EEA" w14:textId="77777777" w:rsidR="002B7E5C" w:rsidRDefault="002A6A61">
      <w:pPr>
        <w:pStyle w:val="ListParagraph"/>
        <w:numPr>
          <w:ilvl w:val="0"/>
          <w:numId w:val="3"/>
        </w:numPr>
        <w:tabs>
          <w:tab w:val="left" w:pos="2120"/>
        </w:tabs>
        <w:spacing w:line="277" w:lineRule="exact"/>
        <w:rPr>
          <w:sz w:val="24"/>
        </w:rPr>
      </w:pPr>
      <w:r>
        <w:rPr>
          <w:sz w:val="24"/>
        </w:rPr>
        <w:t>You then get sent an email verifying that the Native Language Speaker</w:t>
      </w:r>
    </w:p>
    <w:p w14:paraId="04BC6156" w14:textId="77777777" w:rsidR="002B7E5C" w:rsidRDefault="002A6A61">
      <w:pPr>
        <w:pStyle w:val="BodyText"/>
        <w:spacing w:before="37"/>
        <w:ind w:left="2120"/>
      </w:pPr>
      <w:r>
        <w:t>completed the rating. (R.H.9)</w:t>
      </w:r>
    </w:p>
    <w:p w14:paraId="49EECA0D" w14:textId="77777777" w:rsidR="002B7E5C" w:rsidRDefault="002B7E5C">
      <w:pPr>
        <w:pStyle w:val="BodyText"/>
        <w:spacing w:before="11"/>
        <w:rPr>
          <w:sz w:val="23"/>
        </w:rPr>
      </w:pPr>
    </w:p>
    <w:p w14:paraId="68CA3C32" w14:textId="77777777" w:rsidR="002B7E5C" w:rsidRDefault="002A6A61">
      <w:pPr>
        <w:pStyle w:val="BodyText"/>
        <w:spacing w:line="276" w:lineRule="auto"/>
        <w:ind w:left="1040" w:right="927"/>
      </w:pPr>
      <w:r>
        <w:rPr>
          <w:b/>
          <w:u w:val="single"/>
        </w:rPr>
        <w:t>Scenario V:</w:t>
      </w:r>
      <w:r>
        <w:rPr>
          <w:b/>
        </w:rPr>
        <w:t xml:space="preserve"> </w:t>
      </w:r>
      <w:r>
        <w:t xml:space="preserve">You have been using the Applied Language Research website as a </w:t>
      </w:r>
      <w:r>
        <w:rPr>
          <w:spacing w:val="-3"/>
        </w:rPr>
        <w:t xml:space="preserve">Language </w:t>
      </w:r>
      <w:r>
        <w:t>Learner for many weeks, and, after logging in, have decided to review your past audio recordings to take note of your progress.</w:t>
      </w:r>
    </w:p>
    <w:p w14:paraId="31744473" w14:textId="77777777" w:rsidR="002B7E5C" w:rsidRDefault="002B7E5C">
      <w:pPr>
        <w:pStyle w:val="BodyText"/>
        <w:spacing w:before="3"/>
        <w:rPr>
          <w:sz w:val="19"/>
        </w:rPr>
      </w:pPr>
    </w:p>
    <w:p w14:paraId="5472B409" w14:textId="77777777" w:rsidR="002B7E5C" w:rsidRDefault="002A6A61">
      <w:pPr>
        <w:pStyle w:val="BodyText"/>
        <w:ind w:left="1400"/>
      </w:pPr>
      <w:r>
        <w:rPr>
          <w:u w:val="single"/>
        </w:rPr>
        <w:t>Tasks (Functional Requirements):</w:t>
      </w:r>
      <w:r>
        <w:t xml:space="preserve"> L.H.3, L.M.1</w:t>
      </w:r>
    </w:p>
    <w:p w14:paraId="4F71A951" w14:textId="77777777" w:rsidR="002B7E5C" w:rsidRDefault="002B7E5C">
      <w:pPr>
        <w:pStyle w:val="BodyText"/>
        <w:spacing w:before="11"/>
        <w:rPr>
          <w:sz w:val="23"/>
        </w:rPr>
      </w:pPr>
    </w:p>
    <w:p w14:paraId="56795F6B" w14:textId="77777777" w:rsidR="002B7E5C" w:rsidRDefault="002A6A61">
      <w:pPr>
        <w:pStyle w:val="ListParagraph"/>
        <w:numPr>
          <w:ilvl w:val="0"/>
          <w:numId w:val="2"/>
        </w:numPr>
        <w:tabs>
          <w:tab w:val="left" w:pos="2120"/>
        </w:tabs>
        <w:rPr>
          <w:sz w:val="24"/>
        </w:rPr>
      </w:pPr>
      <w:r>
        <w:rPr>
          <w:sz w:val="24"/>
        </w:rPr>
        <w:t>Navigate</w:t>
      </w:r>
      <w:r>
        <w:rPr>
          <w:sz w:val="24"/>
        </w:rPr>
        <w:t xml:space="preserve"> to the ‘View Audio’ page.</w:t>
      </w:r>
    </w:p>
    <w:p w14:paraId="094E614B" w14:textId="77777777" w:rsidR="002B7E5C" w:rsidRDefault="002A6A61">
      <w:pPr>
        <w:pStyle w:val="ListParagraph"/>
        <w:numPr>
          <w:ilvl w:val="0"/>
          <w:numId w:val="2"/>
        </w:numPr>
        <w:tabs>
          <w:tab w:val="left" w:pos="2120"/>
        </w:tabs>
        <w:spacing w:before="37"/>
        <w:rPr>
          <w:sz w:val="24"/>
        </w:rPr>
      </w:pPr>
      <w:r>
        <w:rPr>
          <w:sz w:val="24"/>
        </w:rPr>
        <w:t>Play back your audio file to remember what you said. (L.M.1)</w:t>
      </w:r>
    </w:p>
    <w:p w14:paraId="1EF7306C" w14:textId="77777777" w:rsidR="002B7E5C" w:rsidRDefault="002A6A61">
      <w:pPr>
        <w:pStyle w:val="ListParagraph"/>
        <w:numPr>
          <w:ilvl w:val="0"/>
          <w:numId w:val="2"/>
        </w:numPr>
        <w:tabs>
          <w:tab w:val="left" w:pos="2120"/>
        </w:tabs>
        <w:spacing w:before="52"/>
        <w:rPr>
          <w:sz w:val="24"/>
        </w:rPr>
      </w:pPr>
      <w:r>
        <w:rPr>
          <w:sz w:val="24"/>
        </w:rPr>
        <w:t>Scroll down to the feedback section</w:t>
      </w:r>
    </w:p>
    <w:p w14:paraId="0C095F3A" w14:textId="77777777" w:rsidR="002B7E5C" w:rsidRDefault="002B7E5C">
      <w:pPr>
        <w:rPr>
          <w:sz w:val="24"/>
        </w:rPr>
        <w:sectPr w:rsidR="002B7E5C">
          <w:pgSz w:w="12240" w:h="15840"/>
          <w:pgMar w:top="1400" w:right="580" w:bottom="1000" w:left="760" w:header="0" w:footer="729" w:gutter="0"/>
          <w:cols w:space="720"/>
        </w:sectPr>
      </w:pPr>
    </w:p>
    <w:p w14:paraId="5E96EC31" w14:textId="77777777" w:rsidR="002B7E5C" w:rsidRDefault="002A6A61">
      <w:pPr>
        <w:pStyle w:val="ListParagraph"/>
        <w:numPr>
          <w:ilvl w:val="1"/>
          <w:numId w:val="2"/>
        </w:numPr>
        <w:tabs>
          <w:tab w:val="left" w:pos="2840"/>
        </w:tabs>
        <w:spacing w:before="36"/>
        <w:rPr>
          <w:sz w:val="24"/>
        </w:rPr>
      </w:pPr>
      <w:r>
        <w:rPr>
          <w:sz w:val="24"/>
        </w:rPr>
        <w:lastRenderedPageBreak/>
        <w:t>You see your average rating and all the comments. (L.H.3)</w:t>
      </w:r>
    </w:p>
    <w:p w14:paraId="5EEFEF83" w14:textId="77777777" w:rsidR="002B7E5C" w:rsidRDefault="002A6A61">
      <w:pPr>
        <w:pStyle w:val="ListParagraph"/>
        <w:numPr>
          <w:ilvl w:val="1"/>
          <w:numId w:val="2"/>
        </w:numPr>
        <w:tabs>
          <w:tab w:val="left" w:pos="2840"/>
        </w:tabs>
        <w:spacing w:before="52"/>
        <w:rPr>
          <w:sz w:val="24"/>
        </w:rPr>
      </w:pPr>
      <w:r>
        <w:rPr>
          <w:sz w:val="24"/>
        </w:rPr>
        <w:t>Review your pronunciation and improve</w:t>
      </w:r>
    </w:p>
    <w:p w14:paraId="35C45B05" w14:textId="77777777" w:rsidR="002B7E5C" w:rsidRDefault="002B7E5C">
      <w:pPr>
        <w:pStyle w:val="BodyText"/>
        <w:spacing w:before="10"/>
        <w:rPr>
          <w:sz w:val="23"/>
        </w:rPr>
      </w:pPr>
    </w:p>
    <w:p w14:paraId="48E48DE8" w14:textId="77777777" w:rsidR="002B7E5C" w:rsidRDefault="002A6A61">
      <w:pPr>
        <w:pStyle w:val="Heading2"/>
        <w:numPr>
          <w:ilvl w:val="0"/>
          <w:numId w:val="6"/>
        </w:numPr>
        <w:tabs>
          <w:tab w:val="left" w:pos="1018"/>
        </w:tabs>
        <w:spacing w:before="0"/>
        <w:ind w:left="1017" w:hanging="338"/>
      </w:pPr>
      <w:r>
        <w:t>Functional Requiremen</w:t>
      </w:r>
      <w:r>
        <w:t>ts</w:t>
      </w:r>
      <w:r>
        <w:rPr>
          <w:spacing w:val="-3"/>
        </w:rPr>
        <w:t xml:space="preserve"> </w:t>
      </w:r>
      <w:r>
        <w:t>Reference</w:t>
      </w:r>
    </w:p>
    <w:p w14:paraId="0324D4E0" w14:textId="77777777" w:rsidR="002B7E5C" w:rsidRDefault="002B7E5C">
      <w:pPr>
        <w:pStyle w:val="BodyText"/>
        <w:spacing w:before="10" w:after="1"/>
        <w:rPr>
          <w:b/>
          <w:sz w:val="13"/>
        </w:rPr>
      </w:pPr>
    </w:p>
    <w:tbl>
      <w:tblPr>
        <w:tblW w:w="0" w:type="auto"/>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0"/>
        <w:gridCol w:w="2175"/>
        <w:gridCol w:w="2055"/>
        <w:gridCol w:w="2025"/>
      </w:tblGrid>
      <w:tr w:rsidR="002B7E5C" w14:paraId="798B3FF7" w14:textId="77777777">
        <w:trPr>
          <w:trHeight w:val="895"/>
        </w:trPr>
        <w:tc>
          <w:tcPr>
            <w:tcW w:w="2250" w:type="dxa"/>
            <w:shd w:val="clear" w:color="auto" w:fill="DEE9F5"/>
          </w:tcPr>
          <w:p w14:paraId="370755D0" w14:textId="77777777" w:rsidR="002B7E5C" w:rsidRDefault="002B7E5C">
            <w:pPr>
              <w:pStyle w:val="TableParagraph"/>
              <w:spacing w:before="9"/>
              <w:rPr>
                <w:b/>
                <w:sz w:val="27"/>
              </w:rPr>
            </w:pPr>
          </w:p>
          <w:p w14:paraId="2F73EE7F" w14:textId="77777777" w:rsidR="002B7E5C" w:rsidRDefault="002A6A61">
            <w:pPr>
              <w:pStyle w:val="TableParagraph"/>
              <w:ind w:left="94"/>
              <w:rPr>
                <w:b/>
                <w:sz w:val="24"/>
              </w:rPr>
            </w:pPr>
            <w:r>
              <w:rPr>
                <w:b/>
                <w:sz w:val="24"/>
              </w:rPr>
              <w:t>Scenario/Task</w:t>
            </w:r>
          </w:p>
        </w:tc>
        <w:tc>
          <w:tcPr>
            <w:tcW w:w="2175" w:type="dxa"/>
            <w:shd w:val="clear" w:color="auto" w:fill="DEE9F5"/>
          </w:tcPr>
          <w:p w14:paraId="0D915821" w14:textId="77777777" w:rsidR="002B7E5C" w:rsidRDefault="002B7E5C">
            <w:pPr>
              <w:pStyle w:val="TableParagraph"/>
              <w:spacing w:before="9"/>
              <w:rPr>
                <w:b/>
                <w:sz w:val="27"/>
              </w:rPr>
            </w:pPr>
          </w:p>
          <w:p w14:paraId="1BEEA33C" w14:textId="77777777" w:rsidR="002B7E5C" w:rsidRDefault="002A6A61">
            <w:pPr>
              <w:pStyle w:val="TableParagraph"/>
              <w:ind w:left="94"/>
              <w:rPr>
                <w:b/>
                <w:sz w:val="24"/>
              </w:rPr>
            </w:pPr>
            <w:r>
              <w:rPr>
                <w:b/>
                <w:sz w:val="24"/>
              </w:rPr>
              <w:t>Functional Req</w:t>
            </w:r>
          </w:p>
        </w:tc>
        <w:tc>
          <w:tcPr>
            <w:tcW w:w="2055" w:type="dxa"/>
            <w:shd w:val="clear" w:color="auto" w:fill="DEE9F5"/>
          </w:tcPr>
          <w:p w14:paraId="2CF905F2" w14:textId="77777777" w:rsidR="002B7E5C" w:rsidRDefault="002B7E5C">
            <w:pPr>
              <w:pStyle w:val="TableParagraph"/>
              <w:spacing w:before="9"/>
              <w:rPr>
                <w:b/>
                <w:sz w:val="27"/>
              </w:rPr>
            </w:pPr>
          </w:p>
          <w:p w14:paraId="6865E3E3" w14:textId="77777777" w:rsidR="002B7E5C" w:rsidRDefault="002A6A61">
            <w:pPr>
              <w:pStyle w:val="TableParagraph"/>
              <w:ind w:left="94"/>
              <w:rPr>
                <w:b/>
                <w:sz w:val="24"/>
              </w:rPr>
            </w:pPr>
            <w:r>
              <w:rPr>
                <w:b/>
                <w:sz w:val="24"/>
              </w:rPr>
              <w:t>Priority</w:t>
            </w:r>
          </w:p>
        </w:tc>
        <w:tc>
          <w:tcPr>
            <w:tcW w:w="2025" w:type="dxa"/>
            <w:shd w:val="clear" w:color="auto" w:fill="DEE9F5"/>
          </w:tcPr>
          <w:p w14:paraId="27E4668A" w14:textId="77777777" w:rsidR="002B7E5C" w:rsidRDefault="002B7E5C">
            <w:pPr>
              <w:pStyle w:val="TableParagraph"/>
              <w:spacing w:before="9"/>
              <w:rPr>
                <w:b/>
                <w:sz w:val="27"/>
              </w:rPr>
            </w:pPr>
          </w:p>
          <w:p w14:paraId="003E8544" w14:textId="77777777" w:rsidR="002B7E5C" w:rsidRDefault="002A6A61">
            <w:pPr>
              <w:pStyle w:val="TableParagraph"/>
              <w:ind w:left="94"/>
              <w:rPr>
                <w:b/>
                <w:sz w:val="24"/>
              </w:rPr>
            </w:pPr>
            <w:r>
              <w:rPr>
                <w:b/>
                <w:sz w:val="24"/>
              </w:rPr>
              <w:t>Figure</w:t>
            </w:r>
          </w:p>
        </w:tc>
      </w:tr>
      <w:tr w:rsidR="002B7E5C" w14:paraId="0A9E11FD" w14:textId="77777777">
        <w:trPr>
          <w:trHeight w:val="1240"/>
        </w:trPr>
        <w:tc>
          <w:tcPr>
            <w:tcW w:w="2250" w:type="dxa"/>
          </w:tcPr>
          <w:p w14:paraId="6E21E4C2" w14:textId="77777777" w:rsidR="002B7E5C" w:rsidRDefault="002B7E5C">
            <w:pPr>
              <w:pStyle w:val="TableParagraph"/>
              <w:spacing w:before="12"/>
              <w:rPr>
                <w:b/>
                <w:sz w:val="28"/>
              </w:rPr>
            </w:pPr>
          </w:p>
          <w:p w14:paraId="2551E2A2" w14:textId="77777777" w:rsidR="002B7E5C" w:rsidRDefault="002A6A61">
            <w:pPr>
              <w:pStyle w:val="TableParagraph"/>
              <w:ind w:left="94"/>
              <w:rPr>
                <w:sz w:val="24"/>
              </w:rPr>
            </w:pPr>
            <w:r>
              <w:rPr>
                <w:sz w:val="24"/>
              </w:rPr>
              <w:t>I/2b</w:t>
            </w:r>
          </w:p>
        </w:tc>
        <w:tc>
          <w:tcPr>
            <w:tcW w:w="2175" w:type="dxa"/>
          </w:tcPr>
          <w:p w14:paraId="517039F1" w14:textId="77777777" w:rsidR="002B7E5C" w:rsidRDefault="002B7E5C">
            <w:pPr>
              <w:pStyle w:val="TableParagraph"/>
              <w:spacing w:before="12"/>
              <w:rPr>
                <w:b/>
                <w:sz w:val="28"/>
              </w:rPr>
            </w:pPr>
          </w:p>
          <w:p w14:paraId="596BAB44" w14:textId="77777777" w:rsidR="002B7E5C" w:rsidRDefault="002A6A61">
            <w:pPr>
              <w:pStyle w:val="TableParagraph"/>
              <w:ind w:left="94"/>
              <w:rPr>
                <w:sz w:val="24"/>
              </w:rPr>
            </w:pPr>
            <w:r>
              <w:rPr>
                <w:sz w:val="24"/>
              </w:rPr>
              <w:t>R.H.6</w:t>
            </w:r>
          </w:p>
        </w:tc>
        <w:tc>
          <w:tcPr>
            <w:tcW w:w="2055" w:type="dxa"/>
          </w:tcPr>
          <w:p w14:paraId="12962BF1" w14:textId="77777777" w:rsidR="002B7E5C" w:rsidRDefault="002B7E5C">
            <w:pPr>
              <w:pStyle w:val="TableParagraph"/>
              <w:spacing w:before="12"/>
              <w:rPr>
                <w:b/>
                <w:sz w:val="28"/>
              </w:rPr>
            </w:pPr>
          </w:p>
          <w:p w14:paraId="26208708" w14:textId="77777777" w:rsidR="002B7E5C" w:rsidRDefault="002A6A61">
            <w:pPr>
              <w:pStyle w:val="TableParagraph"/>
              <w:ind w:left="94"/>
              <w:rPr>
                <w:sz w:val="24"/>
              </w:rPr>
            </w:pPr>
            <w:r>
              <w:rPr>
                <w:sz w:val="24"/>
              </w:rPr>
              <w:t>High</w:t>
            </w:r>
          </w:p>
        </w:tc>
        <w:tc>
          <w:tcPr>
            <w:tcW w:w="2025" w:type="dxa"/>
          </w:tcPr>
          <w:p w14:paraId="48E90683" w14:textId="77777777" w:rsidR="002B7E5C" w:rsidRDefault="002B7E5C">
            <w:pPr>
              <w:pStyle w:val="TableParagraph"/>
              <w:spacing w:before="12"/>
              <w:rPr>
                <w:b/>
                <w:sz w:val="28"/>
              </w:rPr>
            </w:pPr>
          </w:p>
          <w:p w14:paraId="2EABA9CE" w14:textId="77777777" w:rsidR="002B7E5C" w:rsidRDefault="002A6A61">
            <w:pPr>
              <w:pStyle w:val="TableParagraph"/>
              <w:spacing w:line="271" w:lineRule="auto"/>
              <w:ind w:left="94" w:right="841"/>
              <w:rPr>
                <w:sz w:val="24"/>
              </w:rPr>
            </w:pPr>
            <w:r>
              <w:rPr>
                <w:sz w:val="24"/>
              </w:rPr>
              <w:t>2 (Account Creation)</w:t>
            </w:r>
          </w:p>
        </w:tc>
      </w:tr>
      <w:tr w:rsidR="002B7E5C" w14:paraId="6D479002" w14:textId="77777777">
        <w:trPr>
          <w:trHeight w:val="910"/>
        </w:trPr>
        <w:tc>
          <w:tcPr>
            <w:tcW w:w="2250" w:type="dxa"/>
          </w:tcPr>
          <w:p w14:paraId="6D24DBB1" w14:textId="77777777" w:rsidR="002B7E5C" w:rsidRDefault="002B7E5C">
            <w:pPr>
              <w:pStyle w:val="TableParagraph"/>
              <w:spacing w:before="12"/>
              <w:rPr>
                <w:b/>
                <w:sz w:val="28"/>
              </w:rPr>
            </w:pPr>
          </w:p>
          <w:p w14:paraId="3A0D0BC3" w14:textId="77777777" w:rsidR="002B7E5C" w:rsidRDefault="002A6A61">
            <w:pPr>
              <w:pStyle w:val="TableParagraph"/>
              <w:ind w:left="94"/>
              <w:rPr>
                <w:sz w:val="24"/>
              </w:rPr>
            </w:pPr>
            <w:r>
              <w:rPr>
                <w:sz w:val="24"/>
              </w:rPr>
              <w:t>I/3a</w:t>
            </w:r>
          </w:p>
        </w:tc>
        <w:tc>
          <w:tcPr>
            <w:tcW w:w="2175" w:type="dxa"/>
          </w:tcPr>
          <w:p w14:paraId="2189186D" w14:textId="77777777" w:rsidR="002B7E5C" w:rsidRDefault="002B7E5C">
            <w:pPr>
              <w:pStyle w:val="TableParagraph"/>
              <w:spacing w:before="12"/>
              <w:rPr>
                <w:b/>
                <w:sz w:val="28"/>
              </w:rPr>
            </w:pPr>
          </w:p>
          <w:p w14:paraId="237AC63F" w14:textId="77777777" w:rsidR="002B7E5C" w:rsidRDefault="002A6A61">
            <w:pPr>
              <w:pStyle w:val="TableParagraph"/>
              <w:ind w:left="94"/>
              <w:rPr>
                <w:sz w:val="24"/>
              </w:rPr>
            </w:pPr>
            <w:r>
              <w:rPr>
                <w:sz w:val="24"/>
              </w:rPr>
              <w:t>A.M.1</w:t>
            </w:r>
          </w:p>
        </w:tc>
        <w:tc>
          <w:tcPr>
            <w:tcW w:w="2055" w:type="dxa"/>
          </w:tcPr>
          <w:p w14:paraId="38141EA7" w14:textId="77777777" w:rsidR="002B7E5C" w:rsidRDefault="002B7E5C">
            <w:pPr>
              <w:pStyle w:val="TableParagraph"/>
              <w:spacing w:before="12"/>
              <w:rPr>
                <w:b/>
                <w:sz w:val="28"/>
              </w:rPr>
            </w:pPr>
          </w:p>
          <w:p w14:paraId="76E8B63F" w14:textId="77777777" w:rsidR="002B7E5C" w:rsidRDefault="002A6A61">
            <w:pPr>
              <w:pStyle w:val="TableParagraph"/>
              <w:ind w:left="94"/>
              <w:rPr>
                <w:sz w:val="24"/>
              </w:rPr>
            </w:pPr>
            <w:r>
              <w:rPr>
                <w:sz w:val="24"/>
              </w:rPr>
              <w:t>Medium</w:t>
            </w:r>
          </w:p>
        </w:tc>
        <w:tc>
          <w:tcPr>
            <w:tcW w:w="2025" w:type="dxa"/>
          </w:tcPr>
          <w:p w14:paraId="58A476F6" w14:textId="77777777" w:rsidR="002B7E5C" w:rsidRDefault="002B7E5C">
            <w:pPr>
              <w:pStyle w:val="TableParagraph"/>
              <w:spacing w:before="12"/>
              <w:rPr>
                <w:b/>
                <w:sz w:val="28"/>
              </w:rPr>
            </w:pPr>
          </w:p>
          <w:p w14:paraId="3874A0BF" w14:textId="77777777" w:rsidR="002B7E5C" w:rsidRDefault="002A6A61">
            <w:pPr>
              <w:pStyle w:val="TableParagraph"/>
              <w:ind w:left="94"/>
              <w:rPr>
                <w:sz w:val="24"/>
              </w:rPr>
            </w:pPr>
            <w:r>
              <w:rPr>
                <w:sz w:val="24"/>
              </w:rPr>
              <w:t>3 (Confirmation)</w:t>
            </w:r>
          </w:p>
        </w:tc>
      </w:tr>
      <w:tr w:rsidR="002B7E5C" w14:paraId="4BFC0781" w14:textId="77777777">
        <w:trPr>
          <w:trHeight w:val="895"/>
        </w:trPr>
        <w:tc>
          <w:tcPr>
            <w:tcW w:w="2250" w:type="dxa"/>
          </w:tcPr>
          <w:p w14:paraId="6D6C87A6" w14:textId="77777777" w:rsidR="002B7E5C" w:rsidRDefault="002B7E5C">
            <w:pPr>
              <w:pStyle w:val="TableParagraph"/>
              <w:spacing w:before="9"/>
              <w:rPr>
                <w:b/>
                <w:sz w:val="27"/>
              </w:rPr>
            </w:pPr>
          </w:p>
          <w:p w14:paraId="779CCCEF" w14:textId="77777777" w:rsidR="002B7E5C" w:rsidRDefault="002A6A61">
            <w:pPr>
              <w:pStyle w:val="TableParagraph"/>
              <w:ind w:left="94"/>
              <w:rPr>
                <w:sz w:val="24"/>
              </w:rPr>
            </w:pPr>
            <w:r>
              <w:rPr>
                <w:sz w:val="24"/>
              </w:rPr>
              <w:t>1/3b</w:t>
            </w:r>
          </w:p>
        </w:tc>
        <w:tc>
          <w:tcPr>
            <w:tcW w:w="2175" w:type="dxa"/>
          </w:tcPr>
          <w:p w14:paraId="556EE0BD" w14:textId="77777777" w:rsidR="002B7E5C" w:rsidRDefault="002B7E5C">
            <w:pPr>
              <w:pStyle w:val="TableParagraph"/>
              <w:spacing w:before="9"/>
              <w:rPr>
                <w:b/>
                <w:sz w:val="27"/>
              </w:rPr>
            </w:pPr>
          </w:p>
          <w:p w14:paraId="19B08C80" w14:textId="77777777" w:rsidR="002B7E5C" w:rsidRDefault="002A6A61">
            <w:pPr>
              <w:pStyle w:val="TableParagraph"/>
              <w:ind w:left="94"/>
              <w:rPr>
                <w:sz w:val="24"/>
              </w:rPr>
            </w:pPr>
            <w:r>
              <w:rPr>
                <w:sz w:val="24"/>
              </w:rPr>
              <w:t>R.H.8</w:t>
            </w:r>
          </w:p>
        </w:tc>
        <w:tc>
          <w:tcPr>
            <w:tcW w:w="2055" w:type="dxa"/>
          </w:tcPr>
          <w:p w14:paraId="250ADC2C" w14:textId="77777777" w:rsidR="002B7E5C" w:rsidRDefault="002B7E5C">
            <w:pPr>
              <w:pStyle w:val="TableParagraph"/>
              <w:spacing w:before="9"/>
              <w:rPr>
                <w:b/>
                <w:sz w:val="27"/>
              </w:rPr>
            </w:pPr>
          </w:p>
          <w:p w14:paraId="2CAD5D60" w14:textId="77777777" w:rsidR="002B7E5C" w:rsidRDefault="002A6A61">
            <w:pPr>
              <w:pStyle w:val="TableParagraph"/>
              <w:ind w:left="94"/>
              <w:rPr>
                <w:sz w:val="24"/>
              </w:rPr>
            </w:pPr>
            <w:r>
              <w:rPr>
                <w:sz w:val="24"/>
              </w:rPr>
              <w:t>High</w:t>
            </w:r>
          </w:p>
        </w:tc>
        <w:tc>
          <w:tcPr>
            <w:tcW w:w="2025" w:type="dxa"/>
          </w:tcPr>
          <w:p w14:paraId="11E3FA1A" w14:textId="77777777" w:rsidR="002B7E5C" w:rsidRDefault="002B7E5C">
            <w:pPr>
              <w:pStyle w:val="TableParagraph"/>
              <w:spacing w:before="9"/>
              <w:rPr>
                <w:b/>
                <w:sz w:val="27"/>
              </w:rPr>
            </w:pPr>
          </w:p>
          <w:p w14:paraId="71FE8332" w14:textId="77777777" w:rsidR="002B7E5C" w:rsidRDefault="002A6A61">
            <w:pPr>
              <w:pStyle w:val="TableParagraph"/>
              <w:ind w:left="94"/>
              <w:rPr>
                <w:sz w:val="24"/>
              </w:rPr>
            </w:pPr>
            <w:r>
              <w:rPr>
                <w:sz w:val="24"/>
              </w:rPr>
              <w:t>3 (Confirmation)</w:t>
            </w:r>
          </w:p>
        </w:tc>
      </w:tr>
      <w:tr w:rsidR="002B7E5C" w14:paraId="0CE45551" w14:textId="77777777">
        <w:trPr>
          <w:trHeight w:val="910"/>
        </w:trPr>
        <w:tc>
          <w:tcPr>
            <w:tcW w:w="2250" w:type="dxa"/>
          </w:tcPr>
          <w:p w14:paraId="1EB8C0E6" w14:textId="77777777" w:rsidR="002B7E5C" w:rsidRDefault="002B7E5C">
            <w:pPr>
              <w:pStyle w:val="TableParagraph"/>
              <w:spacing w:before="12"/>
              <w:rPr>
                <w:b/>
                <w:sz w:val="28"/>
              </w:rPr>
            </w:pPr>
          </w:p>
          <w:p w14:paraId="30CCF3A6" w14:textId="77777777" w:rsidR="002B7E5C" w:rsidRDefault="002A6A61">
            <w:pPr>
              <w:pStyle w:val="TableParagraph"/>
              <w:ind w:left="94"/>
              <w:rPr>
                <w:sz w:val="24"/>
              </w:rPr>
            </w:pPr>
            <w:r>
              <w:rPr>
                <w:sz w:val="24"/>
              </w:rPr>
              <w:t>I/3c</w:t>
            </w:r>
          </w:p>
        </w:tc>
        <w:tc>
          <w:tcPr>
            <w:tcW w:w="2175" w:type="dxa"/>
          </w:tcPr>
          <w:p w14:paraId="41ABF4B5" w14:textId="77777777" w:rsidR="002B7E5C" w:rsidRDefault="002B7E5C">
            <w:pPr>
              <w:pStyle w:val="TableParagraph"/>
              <w:spacing w:before="12"/>
              <w:rPr>
                <w:b/>
                <w:sz w:val="28"/>
              </w:rPr>
            </w:pPr>
          </w:p>
          <w:p w14:paraId="7CD78F94" w14:textId="77777777" w:rsidR="002B7E5C" w:rsidRDefault="002A6A61">
            <w:pPr>
              <w:pStyle w:val="TableParagraph"/>
              <w:ind w:left="94"/>
              <w:rPr>
                <w:sz w:val="24"/>
              </w:rPr>
            </w:pPr>
            <w:r>
              <w:rPr>
                <w:sz w:val="24"/>
              </w:rPr>
              <w:t>R.H.7</w:t>
            </w:r>
          </w:p>
        </w:tc>
        <w:tc>
          <w:tcPr>
            <w:tcW w:w="2055" w:type="dxa"/>
          </w:tcPr>
          <w:p w14:paraId="74AC1A12" w14:textId="77777777" w:rsidR="002B7E5C" w:rsidRDefault="002B7E5C">
            <w:pPr>
              <w:pStyle w:val="TableParagraph"/>
              <w:spacing w:before="12"/>
              <w:rPr>
                <w:b/>
                <w:sz w:val="28"/>
              </w:rPr>
            </w:pPr>
          </w:p>
          <w:p w14:paraId="097127BE" w14:textId="77777777" w:rsidR="002B7E5C" w:rsidRDefault="002A6A61">
            <w:pPr>
              <w:pStyle w:val="TableParagraph"/>
              <w:ind w:left="94"/>
              <w:rPr>
                <w:sz w:val="24"/>
              </w:rPr>
            </w:pPr>
            <w:r>
              <w:rPr>
                <w:sz w:val="24"/>
              </w:rPr>
              <w:t>High</w:t>
            </w:r>
          </w:p>
        </w:tc>
        <w:tc>
          <w:tcPr>
            <w:tcW w:w="2025" w:type="dxa"/>
          </w:tcPr>
          <w:p w14:paraId="550E5999" w14:textId="77777777" w:rsidR="002B7E5C" w:rsidRDefault="002B7E5C">
            <w:pPr>
              <w:pStyle w:val="TableParagraph"/>
              <w:spacing w:before="12"/>
              <w:rPr>
                <w:b/>
                <w:sz w:val="28"/>
              </w:rPr>
            </w:pPr>
          </w:p>
          <w:p w14:paraId="2290178E" w14:textId="77777777" w:rsidR="002B7E5C" w:rsidRDefault="002A6A61">
            <w:pPr>
              <w:pStyle w:val="TableParagraph"/>
              <w:ind w:left="94"/>
              <w:rPr>
                <w:sz w:val="24"/>
              </w:rPr>
            </w:pPr>
            <w:r>
              <w:rPr>
                <w:sz w:val="24"/>
              </w:rPr>
              <w:t>4 (Login)</w:t>
            </w:r>
          </w:p>
        </w:tc>
      </w:tr>
      <w:tr w:rsidR="002B7E5C" w14:paraId="74CFDDBB" w14:textId="77777777">
        <w:trPr>
          <w:trHeight w:val="895"/>
        </w:trPr>
        <w:tc>
          <w:tcPr>
            <w:tcW w:w="2250" w:type="dxa"/>
          </w:tcPr>
          <w:p w14:paraId="2EA9B6C7" w14:textId="77777777" w:rsidR="002B7E5C" w:rsidRDefault="002B7E5C">
            <w:pPr>
              <w:pStyle w:val="TableParagraph"/>
              <w:spacing w:before="9"/>
              <w:rPr>
                <w:b/>
                <w:sz w:val="27"/>
              </w:rPr>
            </w:pPr>
          </w:p>
          <w:p w14:paraId="3FD5CC88" w14:textId="77777777" w:rsidR="002B7E5C" w:rsidRDefault="002A6A61">
            <w:pPr>
              <w:pStyle w:val="TableParagraph"/>
              <w:ind w:left="94"/>
              <w:rPr>
                <w:sz w:val="24"/>
              </w:rPr>
            </w:pPr>
            <w:r>
              <w:rPr>
                <w:sz w:val="24"/>
              </w:rPr>
              <w:t>I/4a</w:t>
            </w:r>
          </w:p>
        </w:tc>
        <w:tc>
          <w:tcPr>
            <w:tcW w:w="2175" w:type="dxa"/>
          </w:tcPr>
          <w:p w14:paraId="081447E4" w14:textId="77777777" w:rsidR="002B7E5C" w:rsidRDefault="002B7E5C">
            <w:pPr>
              <w:pStyle w:val="TableParagraph"/>
              <w:spacing w:before="9"/>
              <w:rPr>
                <w:b/>
                <w:sz w:val="27"/>
              </w:rPr>
            </w:pPr>
          </w:p>
          <w:p w14:paraId="0D169813" w14:textId="77777777" w:rsidR="002B7E5C" w:rsidRDefault="002A6A61">
            <w:pPr>
              <w:pStyle w:val="TableParagraph"/>
              <w:ind w:left="94"/>
              <w:rPr>
                <w:sz w:val="24"/>
              </w:rPr>
            </w:pPr>
            <w:r>
              <w:rPr>
                <w:sz w:val="24"/>
              </w:rPr>
              <w:t>R.M.2</w:t>
            </w:r>
          </w:p>
        </w:tc>
        <w:tc>
          <w:tcPr>
            <w:tcW w:w="2055" w:type="dxa"/>
          </w:tcPr>
          <w:p w14:paraId="36D4C4C1" w14:textId="77777777" w:rsidR="002B7E5C" w:rsidRDefault="002B7E5C">
            <w:pPr>
              <w:pStyle w:val="TableParagraph"/>
              <w:spacing w:before="9"/>
              <w:rPr>
                <w:b/>
                <w:sz w:val="27"/>
              </w:rPr>
            </w:pPr>
          </w:p>
          <w:p w14:paraId="1B8CEE44" w14:textId="77777777" w:rsidR="002B7E5C" w:rsidRDefault="002A6A61">
            <w:pPr>
              <w:pStyle w:val="TableParagraph"/>
              <w:ind w:left="94"/>
              <w:rPr>
                <w:sz w:val="24"/>
              </w:rPr>
            </w:pPr>
            <w:r>
              <w:rPr>
                <w:sz w:val="24"/>
              </w:rPr>
              <w:t>Medium</w:t>
            </w:r>
          </w:p>
        </w:tc>
        <w:tc>
          <w:tcPr>
            <w:tcW w:w="2025" w:type="dxa"/>
          </w:tcPr>
          <w:p w14:paraId="089D6B7E" w14:textId="77777777" w:rsidR="002B7E5C" w:rsidRDefault="002B7E5C">
            <w:pPr>
              <w:pStyle w:val="TableParagraph"/>
              <w:spacing w:before="9"/>
              <w:rPr>
                <w:b/>
                <w:sz w:val="27"/>
              </w:rPr>
            </w:pPr>
          </w:p>
          <w:p w14:paraId="1A316A83" w14:textId="77777777" w:rsidR="002B7E5C" w:rsidRDefault="002A6A61">
            <w:pPr>
              <w:pStyle w:val="TableParagraph"/>
              <w:ind w:left="94"/>
              <w:rPr>
                <w:sz w:val="24"/>
              </w:rPr>
            </w:pPr>
            <w:r>
              <w:rPr>
                <w:sz w:val="24"/>
              </w:rPr>
              <w:t>5 (Statistics)</w:t>
            </w:r>
          </w:p>
        </w:tc>
      </w:tr>
      <w:tr w:rsidR="002B7E5C" w14:paraId="35413336" w14:textId="77777777">
        <w:trPr>
          <w:trHeight w:val="910"/>
        </w:trPr>
        <w:tc>
          <w:tcPr>
            <w:tcW w:w="2250" w:type="dxa"/>
          </w:tcPr>
          <w:p w14:paraId="657A4D56" w14:textId="77777777" w:rsidR="002B7E5C" w:rsidRDefault="002B7E5C">
            <w:pPr>
              <w:pStyle w:val="TableParagraph"/>
              <w:spacing w:before="12"/>
              <w:rPr>
                <w:b/>
                <w:sz w:val="28"/>
              </w:rPr>
            </w:pPr>
          </w:p>
          <w:p w14:paraId="1FF5C691" w14:textId="77777777" w:rsidR="002B7E5C" w:rsidRDefault="002A6A61">
            <w:pPr>
              <w:pStyle w:val="TableParagraph"/>
              <w:ind w:left="94"/>
              <w:rPr>
                <w:sz w:val="24"/>
              </w:rPr>
            </w:pPr>
            <w:r>
              <w:rPr>
                <w:sz w:val="24"/>
              </w:rPr>
              <w:t>I/4b</w:t>
            </w:r>
          </w:p>
        </w:tc>
        <w:tc>
          <w:tcPr>
            <w:tcW w:w="2175" w:type="dxa"/>
          </w:tcPr>
          <w:p w14:paraId="32CF78DA" w14:textId="77777777" w:rsidR="002B7E5C" w:rsidRDefault="002B7E5C">
            <w:pPr>
              <w:pStyle w:val="TableParagraph"/>
              <w:spacing w:before="12"/>
              <w:rPr>
                <w:b/>
                <w:sz w:val="28"/>
              </w:rPr>
            </w:pPr>
          </w:p>
          <w:p w14:paraId="5C5C044E" w14:textId="77777777" w:rsidR="002B7E5C" w:rsidRDefault="002A6A61">
            <w:pPr>
              <w:pStyle w:val="TableParagraph"/>
              <w:ind w:left="94"/>
              <w:rPr>
                <w:sz w:val="24"/>
              </w:rPr>
            </w:pPr>
            <w:r>
              <w:rPr>
                <w:sz w:val="24"/>
              </w:rPr>
              <w:t>R.H.4</w:t>
            </w:r>
          </w:p>
        </w:tc>
        <w:tc>
          <w:tcPr>
            <w:tcW w:w="2055" w:type="dxa"/>
          </w:tcPr>
          <w:p w14:paraId="511E1E9E" w14:textId="77777777" w:rsidR="002B7E5C" w:rsidRDefault="002B7E5C">
            <w:pPr>
              <w:pStyle w:val="TableParagraph"/>
              <w:spacing w:before="12"/>
              <w:rPr>
                <w:b/>
                <w:sz w:val="28"/>
              </w:rPr>
            </w:pPr>
          </w:p>
          <w:p w14:paraId="0B897E06" w14:textId="77777777" w:rsidR="002B7E5C" w:rsidRDefault="002A6A61">
            <w:pPr>
              <w:pStyle w:val="TableParagraph"/>
              <w:ind w:left="94"/>
              <w:rPr>
                <w:sz w:val="24"/>
              </w:rPr>
            </w:pPr>
            <w:r>
              <w:rPr>
                <w:sz w:val="24"/>
              </w:rPr>
              <w:t>High</w:t>
            </w:r>
          </w:p>
        </w:tc>
        <w:tc>
          <w:tcPr>
            <w:tcW w:w="2025" w:type="dxa"/>
          </w:tcPr>
          <w:p w14:paraId="34B471DD" w14:textId="77777777" w:rsidR="002B7E5C" w:rsidRDefault="002B7E5C">
            <w:pPr>
              <w:pStyle w:val="TableParagraph"/>
              <w:spacing w:before="12"/>
              <w:rPr>
                <w:b/>
                <w:sz w:val="28"/>
              </w:rPr>
            </w:pPr>
          </w:p>
          <w:p w14:paraId="09810248" w14:textId="77777777" w:rsidR="002B7E5C" w:rsidRDefault="002A6A61">
            <w:pPr>
              <w:pStyle w:val="TableParagraph"/>
              <w:ind w:left="94"/>
              <w:rPr>
                <w:sz w:val="24"/>
              </w:rPr>
            </w:pPr>
            <w:r>
              <w:rPr>
                <w:sz w:val="24"/>
              </w:rPr>
              <w:t>5 (Statistics)</w:t>
            </w:r>
          </w:p>
        </w:tc>
      </w:tr>
      <w:tr w:rsidR="002B7E5C" w14:paraId="53CF6E99" w14:textId="77777777">
        <w:trPr>
          <w:trHeight w:val="895"/>
        </w:trPr>
        <w:tc>
          <w:tcPr>
            <w:tcW w:w="2250" w:type="dxa"/>
          </w:tcPr>
          <w:p w14:paraId="21567B28" w14:textId="77777777" w:rsidR="002B7E5C" w:rsidRDefault="002B7E5C">
            <w:pPr>
              <w:pStyle w:val="TableParagraph"/>
              <w:spacing w:before="9"/>
              <w:rPr>
                <w:b/>
                <w:sz w:val="27"/>
              </w:rPr>
            </w:pPr>
          </w:p>
          <w:p w14:paraId="0DBF6D86" w14:textId="77777777" w:rsidR="002B7E5C" w:rsidRDefault="002A6A61">
            <w:pPr>
              <w:pStyle w:val="TableParagraph"/>
              <w:ind w:left="94"/>
              <w:rPr>
                <w:sz w:val="24"/>
              </w:rPr>
            </w:pPr>
            <w:r>
              <w:rPr>
                <w:sz w:val="24"/>
              </w:rPr>
              <w:t>I/4c</w:t>
            </w:r>
          </w:p>
        </w:tc>
        <w:tc>
          <w:tcPr>
            <w:tcW w:w="2175" w:type="dxa"/>
          </w:tcPr>
          <w:p w14:paraId="03D965CE" w14:textId="77777777" w:rsidR="002B7E5C" w:rsidRDefault="002B7E5C">
            <w:pPr>
              <w:pStyle w:val="TableParagraph"/>
              <w:spacing w:before="9"/>
              <w:rPr>
                <w:b/>
                <w:sz w:val="27"/>
              </w:rPr>
            </w:pPr>
          </w:p>
          <w:p w14:paraId="4623452F" w14:textId="77777777" w:rsidR="002B7E5C" w:rsidRDefault="002A6A61">
            <w:pPr>
              <w:pStyle w:val="TableParagraph"/>
              <w:ind w:left="94"/>
              <w:rPr>
                <w:sz w:val="24"/>
              </w:rPr>
            </w:pPr>
            <w:r>
              <w:rPr>
                <w:sz w:val="24"/>
              </w:rPr>
              <w:t>R.H.3</w:t>
            </w:r>
          </w:p>
        </w:tc>
        <w:tc>
          <w:tcPr>
            <w:tcW w:w="2055" w:type="dxa"/>
          </w:tcPr>
          <w:p w14:paraId="52220280" w14:textId="77777777" w:rsidR="002B7E5C" w:rsidRDefault="002B7E5C">
            <w:pPr>
              <w:pStyle w:val="TableParagraph"/>
              <w:spacing w:before="9"/>
              <w:rPr>
                <w:b/>
                <w:sz w:val="27"/>
              </w:rPr>
            </w:pPr>
          </w:p>
          <w:p w14:paraId="7DC6CDF3" w14:textId="77777777" w:rsidR="002B7E5C" w:rsidRDefault="002A6A61">
            <w:pPr>
              <w:pStyle w:val="TableParagraph"/>
              <w:ind w:left="94"/>
              <w:rPr>
                <w:sz w:val="24"/>
              </w:rPr>
            </w:pPr>
            <w:r>
              <w:rPr>
                <w:sz w:val="24"/>
              </w:rPr>
              <w:t>High</w:t>
            </w:r>
          </w:p>
        </w:tc>
        <w:tc>
          <w:tcPr>
            <w:tcW w:w="2025" w:type="dxa"/>
          </w:tcPr>
          <w:p w14:paraId="4ED7E13B" w14:textId="77777777" w:rsidR="002B7E5C" w:rsidRDefault="002B7E5C">
            <w:pPr>
              <w:pStyle w:val="TableParagraph"/>
              <w:spacing w:before="9"/>
              <w:rPr>
                <w:b/>
                <w:sz w:val="27"/>
              </w:rPr>
            </w:pPr>
          </w:p>
          <w:p w14:paraId="4AE87B4F" w14:textId="77777777" w:rsidR="002B7E5C" w:rsidRDefault="002A6A61">
            <w:pPr>
              <w:pStyle w:val="TableParagraph"/>
              <w:ind w:left="94"/>
              <w:rPr>
                <w:sz w:val="24"/>
              </w:rPr>
            </w:pPr>
            <w:r>
              <w:rPr>
                <w:sz w:val="24"/>
              </w:rPr>
              <w:t>5 (Statistics)</w:t>
            </w:r>
          </w:p>
        </w:tc>
      </w:tr>
      <w:tr w:rsidR="002B7E5C" w14:paraId="5F1B769D" w14:textId="77777777">
        <w:trPr>
          <w:trHeight w:val="1240"/>
        </w:trPr>
        <w:tc>
          <w:tcPr>
            <w:tcW w:w="2250" w:type="dxa"/>
          </w:tcPr>
          <w:p w14:paraId="57D2C8CF" w14:textId="77777777" w:rsidR="002B7E5C" w:rsidRDefault="002B7E5C">
            <w:pPr>
              <w:pStyle w:val="TableParagraph"/>
              <w:spacing w:before="9"/>
              <w:rPr>
                <w:b/>
                <w:sz w:val="27"/>
              </w:rPr>
            </w:pPr>
          </w:p>
          <w:p w14:paraId="4C6E9640" w14:textId="77777777" w:rsidR="002B7E5C" w:rsidRDefault="002A6A61">
            <w:pPr>
              <w:pStyle w:val="TableParagraph"/>
              <w:ind w:left="94"/>
              <w:rPr>
                <w:sz w:val="24"/>
              </w:rPr>
            </w:pPr>
            <w:r>
              <w:rPr>
                <w:sz w:val="24"/>
              </w:rPr>
              <w:t>II/2b</w:t>
            </w:r>
          </w:p>
        </w:tc>
        <w:tc>
          <w:tcPr>
            <w:tcW w:w="2175" w:type="dxa"/>
          </w:tcPr>
          <w:p w14:paraId="4986E20D" w14:textId="77777777" w:rsidR="002B7E5C" w:rsidRDefault="002B7E5C">
            <w:pPr>
              <w:pStyle w:val="TableParagraph"/>
              <w:spacing w:before="9"/>
              <w:rPr>
                <w:b/>
                <w:sz w:val="27"/>
              </w:rPr>
            </w:pPr>
          </w:p>
          <w:p w14:paraId="569AED87" w14:textId="77777777" w:rsidR="002B7E5C" w:rsidRDefault="002A6A61">
            <w:pPr>
              <w:pStyle w:val="TableParagraph"/>
              <w:ind w:left="94"/>
              <w:rPr>
                <w:sz w:val="24"/>
              </w:rPr>
            </w:pPr>
            <w:r>
              <w:rPr>
                <w:sz w:val="24"/>
              </w:rPr>
              <w:t>L.H.4</w:t>
            </w:r>
          </w:p>
        </w:tc>
        <w:tc>
          <w:tcPr>
            <w:tcW w:w="2055" w:type="dxa"/>
          </w:tcPr>
          <w:p w14:paraId="109747F6" w14:textId="77777777" w:rsidR="002B7E5C" w:rsidRDefault="002B7E5C">
            <w:pPr>
              <w:pStyle w:val="TableParagraph"/>
              <w:spacing w:before="9"/>
              <w:rPr>
                <w:b/>
                <w:sz w:val="27"/>
              </w:rPr>
            </w:pPr>
          </w:p>
          <w:p w14:paraId="16B05BC5" w14:textId="77777777" w:rsidR="002B7E5C" w:rsidRDefault="002A6A61">
            <w:pPr>
              <w:pStyle w:val="TableParagraph"/>
              <w:ind w:left="94"/>
              <w:rPr>
                <w:sz w:val="24"/>
              </w:rPr>
            </w:pPr>
            <w:r>
              <w:rPr>
                <w:sz w:val="24"/>
              </w:rPr>
              <w:t>High</w:t>
            </w:r>
          </w:p>
        </w:tc>
        <w:tc>
          <w:tcPr>
            <w:tcW w:w="2025" w:type="dxa"/>
          </w:tcPr>
          <w:p w14:paraId="06BD5F46" w14:textId="77777777" w:rsidR="002B7E5C" w:rsidRDefault="002B7E5C">
            <w:pPr>
              <w:pStyle w:val="TableParagraph"/>
              <w:spacing w:before="9"/>
              <w:rPr>
                <w:b/>
                <w:sz w:val="27"/>
              </w:rPr>
            </w:pPr>
          </w:p>
          <w:p w14:paraId="29FCB794" w14:textId="77777777" w:rsidR="002B7E5C" w:rsidRDefault="002A6A61">
            <w:pPr>
              <w:pStyle w:val="TableParagraph"/>
              <w:spacing w:line="283" w:lineRule="auto"/>
              <w:ind w:left="94" w:right="841"/>
              <w:rPr>
                <w:sz w:val="24"/>
              </w:rPr>
            </w:pPr>
            <w:r>
              <w:rPr>
                <w:sz w:val="24"/>
              </w:rPr>
              <w:t>2 (Account Creation)</w:t>
            </w:r>
          </w:p>
        </w:tc>
      </w:tr>
      <w:tr w:rsidR="002B7E5C" w14:paraId="0CE8C030" w14:textId="77777777">
        <w:trPr>
          <w:trHeight w:val="895"/>
        </w:trPr>
        <w:tc>
          <w:tcPr>
            <w:tcW w:w="2250" w:type="dxa"/>
          </w:tcPr>
          <w:p w14:paraId="3BA25AAC" w14:textId="77777777" w:rsidR="002B7E5C" w:rsidRDefault="002B7E5C">
            <w:pPr>
              <w:pStyle w:val="TableParagraph"/>
              <w:spacing w:before="9"/>
              <w:rPr>
                <w:b/>
                <w:sz w:val="27"/>
              </w:rPr>
            </w:pPr>
          </w:p>
          <w:p w14:paraId="5E7D5911" w14:textId="77777777" w:rsidR="002B7E5C" w:rsidRDefault="002A6A61">
            <w:pPr>
              <w:pStyle w:val="TableParagraph"/>
              <w:ind w:left="94"/>
              <w:rPr>
                <w:sz w:val="24"/>
              </w:rPr>
            </w:pPr>
            <w:r>
              <w:rPr>
                <w:sz w:val="24"/>
              </w:rPr>
              <w:t>II/3b</w:t>
            </w:r>
          </w:p>
        </w:tc>
        <w:tc>
          <w:tcPr>
            <w:tcW w:w="2175" w:type="dxa"/>
          </w:tcPr>
          <w:p w14:paraId="09CEC030" w14:textId="77777777" w:rsidR="002B7E5C" w:rsidRDefault="002B7E5C">
            <w:pPr>
              <w:pStyle w:val="TableParagraph"/>
              <w:spacing w:before="9"/>
              <w:rPr>
                <w:b/>
                <w:sz w:val="27"/>
              </w:rPr>
            </w:pPr>
          </w:p>
          <w:p w14:paraId="5BAFB133" w14:textId="77777777" w:rsidR="002B7E5C" w:rsidRDefault="002A6A61">
            <w:pPr>
              <w:pStyle w:val="TableParagraph"/>
              <w:ind w:left="94"/>
              <w:rPr>
                <w:sz w:val="24"/>
              </w:rPr>
            </w:pPr>
            <w:r>
              <w:rPr>
                <w:sz w:val="24"/>
              </w:rPr>
              <w:t>L.H.6</w:t>
            </w:r>
          </w:p>
        </w:tc>
        <w:tc>
          <w:tcPr>
            <w:tcW w:w="2055" w:type="dxa"/>
          </w:tcPr>
          <w:p w14:paraId="7E2DE177" w14:textId="77777777" w:rsidR="002B7E5C" w:rsidRDefault="002B7E5C">
            <w:pPr>
              <w:pStyle w:val="TableParagraph"/>
              <w:spacing w:before="9"/>
              <w:rPr>
                <w:b/>
                <w:sz w:val="27"/>
              </w:rPr>
            </w:pPr>
          </w:p>
          <w:p w14:paraId="412FA0AB" w14:textId="77777777" w:rsidR="002B7E5C" w:rsidRDefault="002A6A61">
            <w:pPr>
              <w:pStyle w:val="TableParagraph"/>
              <w:ind w:left="94"/>
              <w:rPr>
                <w:sz w:val="24"/>
              </w:rPr>
            </w:pPr>
            <w:r>
              <w:rPr>
                <w:sz w:val="24"/>
              </w:rPr>
              <w:t>High</w:t>
            </w:r>
          </w:p>
        </w:tc>
        <w:tc>
          <w:tcPr>
            <w:tcW w:w="2025" w:type="dxa"/>
          </w:tcPr>
          <w:p w14:paraId="5B33A57F" w14:textId="77777777" w:rsidR="002B7E5C" w:rsidRDefault="002B7E5C">
            <w:pPr>
              <w:pStyle w:val="TableParagraph"/>
              <w:spacing w:before="9"/>
              <w:rPr>
                <w:b/>
                <w:sz w:val="27"/>
              </w:rPr>
            </w:pPr>
          </w:p>
          <w:p w14:paraId="6760F01F" w14:textId="77777777" w:rsidR="002B7E5C" w:rsidRDefault="002A6A61">
            <w:pPr>
              <w:pStyle w:val="TableParagraph"/>
              <w:ind w:left="94"/>
              <w:rPr>
                <w:sz w:val="24"/>
              </w:rPr>
            </w:pPr>
            <w:r>
              <w:rPr>
                <w:sz w:val="24"/>
              </w:rPr>
              <w:t>3 (Confirmation)</w:t>
            </w:r>
          </w:p>
        </w:tc>
      </w:tr>
      <w:tr w:rsidR="002B7E5C" w14:paraId="371360C4" w14:textId="77777777">
        <w:trPr>
          <w:trHeight w:val="910"/>
        </w:trPr>
        <w:tc>
          <w:tcPr>
            <w:tcW w:w="2250" w:type="dxa"/>
          </w:tcPr>
          <w:p w14:paraId="5821ACA1" w14:textId="77777777" w:rsidR="002B7E5C" w:rsidRDefault="002B7E5C">
            <w:pPr>
              <w:pStyle w:val="TableParagraph"/>
              <w:spacing w:before="12"/>
              <w:rPr>
                <w:b/>
                <w:sz w:val="28"/>
              </w:rPr>
            </w:pPr>
          </w:p>
          <w:p w14:paraId="1EE8895D" w14:textId="77777777" w:rsidR="002B7E5C" w:rsidRDefault="002A6A61">
            <w:pPr>
              <w:pStyle w:val="TableParagraph"/>
              <w:ind w:left="94"/>
              <w:rPr>
                <w:sz w:val="24"/>
              </w:rPr>
            </w:pPr>
            <w:r>
              <w:rPr>
                <w:sz w:val="24"/>
              </w:rPr>
              <w:t>II/4a</w:t>
            </w:r>
          </w:p>
        </w:tc>
        <w:tc>
          <w:tcPr>
            <w:tcW w:w="2175" w:type="dxa"/>
          </w:tcPr>
          <w:p w14:paraId="59EA6556" w14:textId="77777777" w:rsidR="002B7E5C" w:rsidRDefault="002B7E5C">
            <w:pPr>
              <w:pStyle w:val="TableParagraph"/>
              <w:spacing w:before="12"/>
              <w:rPr>
                <w:b/>
                <w:sz w:val="28"/>
              </w:rPr>
            </w:pPr>
          </w:p>
          <w:p w14:paraId="103E890F" w14:textId="77777777" w:rsidR="002B7E5C" w:rsidRDefault="002A6A61">
            <w:pPr>
              <w:pStyle w:val="TableParagraph"/>
              <w:ind w:left="94"/>
              <w:rPr>
                <w:sz w:val="24"/>
              </w:rPr>
            </w:pPr>
            <w:r>
              <w:rPr>
                <w:sz w:val="24"/>
              </w:rPr>
              <w:t>L.H.5</w:t>
            </w:r>
          </w:p>
        </w:tc>
        <w:tc>
          <w:tcPr>
            <w:tcW w:w="2055" w:type="dxa"/>
          </w:tcPr>
          <w:p w14:paraId="4A1CBEBE" w14:textId="77777777" w:rsidR="002B7E5C" w:rsidRDefault="002B7E5C">
            <w:pPr>
              <w:pStyle w:val="TableParagraph"/>
              <w:spacing w:before="12"/>
              <w:rPr>
                <w:b/>
                <w:sz w:val="28"/>
              </w:rPr>
            </w:pPr>
          </w:p>
          <w:p w14:paraId="4BCE6500" w14:textId="77777777" w:rsidR="002B7E5C" w:rsidRDefault="002A6A61">
            <w:pPr>
              <w:pStyle w:val="TableParagraph"/>
              <w:ind w:left="94"/>
              <w:rPr>
                <w:sz w:val="24"/>
              </w:rPr>
            </w:pPr>
            <w:r>
              <w:rPr>
                <w:sz w:val="24"/>
              </w:rPr>
              <w:t>High</w:t>
            </w:r>
          </w:p>
        </w:tc>
        <w:tc>
          <w:tcPr>
            <w:tcW w:w="2025" w:type="dxa"/>
          </w:tcPr>
          <w:p w14:paraId="48059302" w14:textId="77777777" w:rsidR="002B7E5C" w:rsidRDefault="002B7E5C">
            <w:pPr>
              <w:pStyle w:val="TableParagraph"/>
              <w:spacing w:before="12"/>
              <w:rPr>
                <w:b/>
                <w:sz w:val="28"/>
              </w:rPr>
            </w:pPr>
          </w:p>
          <w:p w14:paraId="18E57DAF" w14:textId="77777777" w:rsidR="002B7E5C" w:rsidRDefault="002A6A61">
            <w:pPr>
              <w:pStyle w:val="TableParagraph"/>
              <w:ind w:left="94"/>
              <w:rPr>
                <w:sz w:val="24"/>
              </w:rPr>
            </w:pPr>
            <w:r>
              <w:rPr>
                <w:sz w:val="24"/>
              </w:rPr>
              <w:t>4 (Login)</w:t>
            </w:r>
          </w:p>
        </w:tc>
      </w:tr>
    </w:tbl>
    <w:p w14:paraId="7D740FE6" w14:textId="77777777" w:rsidR="002B7E5C" w:rsidRDefault="002B7E5C">
      <w:pPr>
        <w:rPr>
          <w:sz w:val="24"/>
        </w:rPr>
        <w:sectPr w:rsidR="002B7E5C">
          <w:pgSz w:w="12240" w:h="15840"/>
          <w:pgMar w:top="1400" w:right="580" w:bottom="1000" w:left="760" w:header="0" w:footer="729" w:gutter="0"/>
          <w:cols w:space="720"/>
        </w:sectPr>
      </w:pPr>
    </w:p>
    <w:tbl>
      <w:tblPr>
        <w:tblW w:w="0" w:type="auto"/>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0"/>
        <w:gridCol w:w="2175"/>
        <w:gridCol w:w="2055"/>
        <w:gridCol w:w="2025"/>
      </w:tblGrid>
      <w:tr w:rsidR="002B7E5C" w14:paraId="16A6A520" w14:textId="77777777">
        <w:trPr>
          <w:trHeight w:val="895"/>
        </w:trPr>
        <w:tc>
          <w:tcPr>
            <w:tcW w:w="2250" w:type="dxa"/>
          </w:tcPr>
          <w:p w14:paraId="6892DC72" w14:textId="77777777" w:rsidR="002B7E5C" w:rsidRDefault="002B7E5C">
            <w:pPr>
              <w:pStyle w:val="TableParagraph"/>
              <w:spacing w:before="9"/>
              <w:rPr>
                <w:b/>
                <w:sz w:val="27"/>
              </w:rPr>
            </w:pPr>
          </w:p>
          <w:p w14:paraId="651FDED9" w14:textId="77777777" w:rsidR="002B7E5C" w:rsidRDefault="002A6A61">
            <w:pPr>
              <w:pStyle w:val="TableParagraph"/>
              <w:ind w:left="94"/>
              <w:rPr>
                <w:sz w:val="24"/>
              </w:rPr>
            </w:pPr>
            <w:r>
              <w:rPr>
                <w:sz w:val="24"/>
              </w:rPr>
              <w:t>III/2a&amp;b</w:t>
            </w:r>
          </w:p>
        </w:tc>
        <w:tc>
          <w:tcPr>
            <w:tcW w:w="2175" w:type="dxa"/>
          </w:tcPr>
          <w:p w14:paraId="12B51815" w14:textId="77777777" w:rsidR="002B7E5C" w:rsidRDefault="002B7E5C">
            <w:pPr>
              <w:pStyle w:val="TableParagraph"/>
              <w:spacing w:before="9"/>
              <w:rPr>
                <w:b/>
                <w:sz w:val="27"/>
              </w:rPr>
            </w:pPr>
          </w:p>
          <w:p w14:paraId="48698AA9" w14:textId="77777777" w:rsidR="002B7E5C" w:rsidRDefault="002A6A61">
            <w:pPr>
              <w:pStyle w:val="TableParagraph"/>
              <w:ind w:left="94"/>
              <w:rPr>
                <w:sz w:val="24"/>
              </w:rPr>
            </w:pPr>
            <w:r>
              <w:rPr>
                <w:sz w:val="24"/>
              </w:rPr>
              <w:t>L.H.1</w:t>
            </w:r>
          </w:p>
        </w:tc>
        <w:tc>
          <w:tcPr>
            <w:tcW w:w="2055" w:type="dxa"/>
          </w:tcPr>
          <w:p w14:paraId="13F9559B" w14:textId="77777777" w:rsidR="002B7E5C" w:rsidRDefault="002B7E5C">
            <w:pPr>
              <w:pStyle w:val="TableParagraph"/>
              <w:spacing w:before="9"/>
              <w:rPr>
                <w:b/>
                <w:sz w:val="27"/>
              </w:rPr>
            </w:pPr>
          </w:p>
          <w:p w14:paraId="5F55D779" w14:textId="77777777" w:rsidR="002B7E5C" w:rsidRDefault="002A6A61">
            <w:pPr>
              <w:pStyle w:val="TableParagraph"/>
              <w:ind w:left="94"/>
              <w:rPr>
                <w:sz w:val="24"/>
              </w:rPr>
            </w:pPr>
            <w:r>
              <w:rPr>
                <w:sz w:val="24"/>
              </w:rPr>
              <w:t>High</w:t>
            </w:r>
          </w:p>
        </w:tc>
        <w:tc>
          <w:tcPr>
            <w:tcW w:w="2025" w:type="dxa"/>
          </w:tcPr>
          <w:p w14:paraId="7B3837B0" w14:textId="77777777" w:rsidR="002B7E5C" w:rsidRDefault="002B7E5C">
            <w:pPr>
              <w:pStyle w:val="TableParagraph"/>
              <w:spacing w:before="9"/>
              <w:rPr>
                <w:b/>
                <w:sz w:val="27"/>
              </w:rPr>
            </w:pPr>
          </w:p>
          <w:p w14:paraId="36BD4902" w14:textId="77777777" w:rsidR="002B7E5C" w:rsidRDefault="002A6A61">
            <w:pPr>
              <w:pStyle w:val="TableParagraph"/>
              <w:ind w:left="94"/>
              <w:rPr>
                <w:sz w:val="24"/>
              </w:rPr>
            </w:pPr>
            <w:r>
              <w:rPr>
                <w:sz w:val="24"/>
              </w:rPr>
              <w:t>7 (Upload Audio)</w:t>
            </w:r>
          </w:p>
        </w:tc>
      </w:tr>
      <w:tr w:rsidR="002B7E5C" w14:paraId="0D4F077C" w14:textId="77777777">
        <w:trPr>
          <w:trHeight w:val="910"/>
        </w:trPr>
        <w:tc>
          <w:tcPr>
            <w:tcW w:w="2250" w:type="dxa"/>
          </w:tcPr>
          <w:p w14:paraId="12197679" w14:textId="77777777" w:rsidR="002B7E5C" w:rsidRDefault="002B7E5C">
            <w:pPr>
              <w:pStyle w:val="TableParagraph"/>
              <w:spacing w:before="12"/>
              <w:rPr>
                <w:b/>
                <w:sz w:val="28"/>
              </w:rPr>
            </w:pPr>
          </w:p>
          <w:p w14:paraId="75E2BC1F" w14:textId="77777777" w:rsidR="002B7E5C" w:rsidRDefault="002A6A61">
            <w:pPr>
              <w:pStyle w:val="TableParagraph"/>
              <w:ind w:left="94"/>
              <w:rPr>
                <w:sz w:val="24"/>
              </w:rPr>
            </w:pPr>
            <w:r>
              <w:rPr>
                <w:sz w:val="24"/>
              </w:rPr>
              <w:t>III/2a</w:t>
            </w:r>
          </w:p>
        </w:tc>
        <w:tc>
          <w:tcPr>
            <w:tcW w:w="2175" w:type="dxa"/>
          </w:tcPr>
          <w:p w14:paraId="1657EBFF" w14:textId="77777777" w:rsidR="002B7E5C" w:rsidRDefault="002B7E5C">
            <w:pPr>
              <w:pStyle w:val="TableParagraph"/>
              <w:spacing w:before="12"/>
              <w:rPr>
                <w:b/>
                <w:sz w:val="28"/>
              </w:rPr>
            </w:pPr>
          </w:p>
          <w:p w14:paraId="46055D7E" w14:textId="77777777" w:rsidR="002B7E5C" w:rsidRDefault="002A6A61">
            <w:pPr>
              <w:pStyle w:val="TableParagraph"/>
              <w:ind w:left="94"/>
              <w:rPr>
                <w:sz w:val="24"/>
              </w:rPr>
            </w:pPr>
            <w:r>
              <w:rPr>
                <w:sz w:val="24"/>
              </w:rPr>
              <w:t>R.H.1</w:t>
            </w:r>
          </w:p>
        </w:tc>
        <w:tc>
          <w:tcPr>
            <w:tcW w:w="2055" w:type="dxa"/>
          </w:tcPr>
          <w:p w14:paraId="56E08C07" w14:textId="77777777" w:rsidR="002B7E5C" w:rsidRDefault="002B7E5C">
            <w:pPr>
              <w:pStyle w:val="TableParagraph"/>
              <w:spacing w:before="12"/>
              <w:rPr>
                <w:b/>
                <w:sz w:val="28"/>
              </w:rPr>
            </w:pPr>
          </w:p>
          <w:p w14:paraId="7F68DFE6" w14:textId="77777777" w:rsidR="002B7E5C" w:rsidRDefault="002A6A61">
            <w:pPr>
              <w:pStyle w:val="TableParagraph"/>
              <w:ind w:left="94"/>
              <w:rPr>
                <w:sz w:val="24"/>
              </w:rPr>
            </w:pPr>
            <w:r>
              <w:rPr>
                <w:sz w:val="24"/>
              </w:rPr>
              <w:t>High</w:t>
            </w:r>
          </w:p>
        </w:tc>
        <w:tc>
          <w:tcPr>
            <w:tcW w:w="2025" w:type="dxa"/>
          </w:tcPr>
          <w:p w14:paraId="75628851" w14:textId="77777777" w:rsidR="002B7E5C" w:rsidRDefault="002B7E5C">
            <w:pPr>
              <w:pStyle w:val="TableParagraph"/>
              <w:spacing w:before="12"/>
              <w:rPr>
                <w:b/>
                <w:sz w:val="28"/>
              </w:rPr>
            </w:pPr>
          </w:p>
          <w:p w14:paraId="60147EBD" w14:textId="77777777" w:rsidR="002B7E5C" w:rsidRDefault="002A6A61">
            <w:pPr>
              <w:pStyle w:val="TableParagraph"/>
              <w:ind w:left="94"/>
              <w:rPr>
                <w:sz w:val="24"/>
              </w:rPr>
            </w:pPr>
            <w:r>
              <w:rPr>
                <w:sz w:val="24"/>
              </w:rPr>
              <w:t>7 (Upload Audio)</w:t>
            </w:r>
          </w:p>
        </w:tc>
      </w:tr>
      <w:tr w:rsidR="002B7E5C" w14:paraId="118E624B" w14:textId="77777777">
        <w:trPr>
          <w:trHeight w:val="895"/>
        </w:trPr>
        <w:tc>
          <w:tcPr>
            <w:tcW w:w="2250" w:type="dxa"/>
          </w:tcPr>
          <w:p w14:paraId="2BDEC5F6" w14:textId="77777777" w:rsidR="002B7E5C" w:rsidRDefault="002B7E5C">
            <w:pPr>
              <w:pStyle w:val="TableParagraph"/>
              <w:spacing w:before="9"/>
              <w:rPr>
                <w:b/>
                <w:sz w:val="27"/>
              </w:rPr>
            </w:pPr>
          </w:p>
          <w:p w14:paraId="1C5D44C3" w14:textId="77777777" w:rsidR="002B7E5C" w:rsidRDefault="002A6A61">
            <w:pPr>
              <w:pStyle w:val="TableParagraph"/>
              <w:ind w:left="94"/>
              <w:rPr>
                <w:sz w:val="24"/>
              </w:rPr>
            </w:pPr>
            <w:r>
              <w:rPr>
                <w:sz w:val="24"/>
              </w:rPr>
              <w:t>III/2c</w:t>
            </w:r>
          </w:p>
        </w:tc>
        <w:tc>
          <w:tcPr>
            <w:tcW w:w="2175" w:type="dxa"/>
          </w:tcPr>
          <w:p w14:paraId="4123B0E0" w14:textId="77777777" w:rsidR="002B7E5C" w:rsidRDefault="002B7E5C">
            <w:pPr>
              <w:pStyle w:val="TableParagraph"/>
              <w:spacing w:before="9"/>
              <w:rPr>
                <w:b/>
                <w:sz w:val="27"/>
              </w:rPr>
            </w:pPr>
          </w:p>
          <w:p w14:paraId="11455885" w14:textId="77777777" w:rsidR="002B7E5C" w:rsidRDefault="002A6A61">
            <w:pPr>
              <w:pStyle w:val="TableParagraph"/>
              <w:ind w:left="94"/>
              <w:rPr>
                <w:sz w:val="24"/>
              </w:rPr>
            </w:pPr>
            <w:r>
              <w:rPr>
                <w:sz w:val="24"/>
              </w:rPr>
              <w:t>L.M.1</w:t>
            </w:r>
          </w:p>
        </w:tc>
        <w:tc>
          <w:tcPr>
            <w:tcW w:w="2055" w:type="dxa"/>
          </w:tcPr>
          <w:p w14:paraId="2C61A34F" w14:textId="77777777" w:rsidR="002B7E5C" w:rsidRDefault="002B7E5C">
            <w:pPr>
              <w:pStyle w:val="TableParagraph"/>
              <w:spacing w:before="9"/>
              <w:rPr>
                <w:b/>
                <w:sz w:val="27"/>
              </w:rPr>
            </w:pPr>
          </w:p>
          <w:p w14:paraId="38C2E1FF" w14:textId="77777777" w:rsidR="002B7E5C" w:rsidRDefault="002A6A61">
            <w:pPr>
              <w:pStyle w:val="TableParagraph"/>
              <w:ind w:left="94"/>
              <w:rPr>
                <w:sz w:val="24"/>
              </w:rPr>
            </w:pPr>
            <w:r>
              <w:rPr>
                <w:sz w:val="24"/>
              </w:rPr>
              <w:t>Medium</w:t>
            </w:r>
          </w:p>
        </w:tc>
        <w:tc>
          <w:tcPr>
            <w:tcW w:w="2025" w:type="dxa"/>
          </w:tcPr>
          <w:p w14:paraId="2764B460" w14:textId="77777777" w:rsidR="002B7E5C" w:rsidRDefault="002B7E5C">
            <w:pPr>
              <w:pStyle w:val="TableParagraph"/>
              <w:spacing w:before="9"/>
              <w:rPr>
                <w:b/>
                <w:sz w:val="27"/>
              </w:rPr>
            </w:pPr>
          </w:p>
          <w:p w14:paraId="5D689E51" w14:textId="77777777" w:rsidR="002B7E5C" w:rsidRDefault="002A6A61">
            <w:pPr>
              <w:pStyle w:val="TableParagraph"/>
              <w:ind w:left="94"/>
              <w:rPr>
                <w:sz w:val="24"/>
              </w:rPr>
            </w:pPr>
            <w:r>
              <w:rPr>
                <w:sz w:val="24"/>
              </w:rPr>
              <w:t>7 (Upload Audio)</w:t>
            </w:r>
          </w:p>
        </w:tc>
      </w:tr>
      <w:tr w:rsidR="002B7E5C" w14:paraId="5457CAD9" w14:textId="77777777">
        <w:trPr>
          <w:trHeight w:val="910"/>
        </w:trPr>
        <w:tc>
          <w:tcPr>
            <w:tcW w:w="2250" w:type="dxa"/>
          </w:tcPr>
          <w:p w14:paraId="1E5D9B0F" w14:textId="77777777" w:rsidR="002B7E5C" w:rsidRDefault="002B7E5C">
            <w:pPr>
              <w:pStyle w:val="TableParagraph"/>
              <w:spacing w:before="12"/>
              <w:rPr>
                <w:b/>
                <w:sz w:val="28"/>
              </w:rPr>
            </w:pPr>
          </w:p>
          <w:p w14:paraId="081250B1" w14:textId="77777777" w:rsidR="002B7E5C" w:rsidRDefault="002A6A61">
            <w:pPr>
              <w:pStyle w:val="TableParagraph"/>
              <w:ind w:left="94"/>
              <w:rPr>
                <w:sz w:val="24"/>
              </w:rPr>
            </w:pPr>
            <w:r>
              <w:rPr>
                <w:sz w:val="24"/>
              </w:rPr>
              <w:t>III/3a</w:t>
            </w:r>
          </w:p>
        </w:tc>
        <w:tc>
          <w:tcPr>
            <w:tcW w:w="2175" w:type="dxa"/>
          </w:tcPr>
          <w:p w14:paraId="41AE394B" w14:textId="77777777" w:rsidR="002B7E5C" w:rsidRDefault="002B7E5C">
            <w:pPr>
              <w:pStyle w:val="TableParagraph"/>
              <w:spacing w:before="12"/>
              <w:rPr>
                <w:b/>
                <w:sz w:val="28"/>
              </w:rPr>
            </w:pPr>
          </w:p>
          <w:p w14:paraId="53D8C56A" w14:textId="77777777" w:rsidR="002B7E5C" w:rsidRDefault="002A6A61">
            <w:pPr>
              <w:pStyle w:val="TableParagraph"/>
              <w:ind w:left="94"/>
              <w:rPr>
                <w:sz w:val="24"/>
              </w:rPr>
            </w:pPr>
            <w:r>
              <w:rPr>
                <w:sz w:val="24"/>
              </w:rPr>
              <w:t>L.H.2</w:t>
            </w:r>
          </w:p>
        </w:tc>
        <w:tc>
          <w:tcPr>
            <w:tcW w:w="2055" w:type="dxa"/>
          </w:tcPr>
          <w:p w14:paraId="3E1A652D" w14:textId="77777777" w:rsidR="002B7E5C" w:rsidRDefault="002B7E5C">
            <w:pPr>
              <w:pStyle w:val="TableParagraph"/>
              <w:spacing w:before="12"/>
              <w:rPr>
                <w:b/>
                <w:sz w:val="28"/>
              </w:rPr>
            </w:pPr>
          </w:p>
          <w:p w14:paraId="15A837E2" w14:textId="77777777" w:rsidR="002B7E5C" w:rsidRDefault="002A6A61">
            <w:pPr>
              <w:pStyle w:val="TableParagraph"/>
              <w:ind w:left="94"/>
              <w:rPr>
                <w:sz w:val="24"/>
              </w:rPr>
            </w:pPr>
            <w:r>
              <w:rPr>
                <w:sz w:val="24"/>
              </w:rPr>
              <w:t>High</w:t>
            </w:r>
          </w:p>
        </w:tc>
        <w:tc>
          <w:tcPr>
            <w:tcW w:w="2025" w:type="dxa"/>
          </w:tcPr>
          <w:p w14:paraId="717485FB" w14:textId="77777777" w:rsidR="002B7E5C" w:rsidRDefault="002B7E5C">
            <w:pPr>
              <w:pStyle w:val="TableParagraph"/>
              <w:spacing w:before="12"/>
              <w:rPr>
                <w:b/>
                <w:sz w:val="28"/>
              </w:rPr>
            </w:pPr>
          </w:p>
          <w:p w14:paraId="1E44E6D2" w14:textId="77777777" w:rsidR="002B7E5C" w:rsidRDefault="002A6A61">
            <w:pPr>
              <w:pStyle w:val="TableParagraph"/>
              <w:ind w:left="94"/>
              <w:rPr>
                <w:sz w:val="24"/>
              </w:rPr>
            </w:pPr>
            <w:r>
              <w:rPr>
                <w:sz w:val="24"/>
              </w:rPr>
              <w:t>9 (Trim Audio)</w:t>
            </w:r>
          </w:p>
        </w:tc>
      </w:tr>
      <w:tr w:rsidR="002B7E5C" w14:paraId="556E9163" w14:textId="77777777">
        <w:trPr>
          <w:trHeight w:val="895"/>
        </w:trPr>
        <w:tc>
          <w:tcPr>
            <w:tcW w:w="2250" w:type="dxa"/>
          </w:tcPr>
          <w:p w14:paraId="470DC863" w14:textId="77777777" w:rsidR="002B7E5C" w:rsidRDefault="002B7E5C">
            <w:pPr>
              <w:pStyle w:val="TableParagraph"/>
              <w:spacing w:before="9"/>
              <w:rPr>
                <w:b/>
                <w:sz w:val="27"/>
              </w:rPr>
            </w:pPr>
          </w:p>
          <w:p w14:paraId="76CD6AD5" w14:textId="77777777" w:rsidR="002B7E5C" w:rsidRDefault="002A6A61">
            <w:pPr>
              <w:pStyle w:val="TableParagraph"/>
              <w:ind w:left="94"/>
              <w:rPr>
                <w:sz w:val="24"/>
              </w:rPr>
            </w:pPr>
            <w:r>
              <w:rPr>
                <w:sz w:val="24"/>
              </w:rPr>
              <w:t>III/3b</w:t>
            </w:r>
          </w:p>
        </w:tc>
        <w:tc>
          <w:tcPr>
            <w:tcW w:w="2175" w:type="dxa"/>
          </w:tcPr>
          <w:p w14:paraId="41886AA9" w14:textId="77777777" w:rsidR="002B7E5C" w:rsidRDefault="002B7E5C">
            <w:pPr>
              <w:pStyle w:val="TableParagraph"/>
              <w:spacing w:before="9"/>
              <w:rPr>
                <w:b/>
                <w:sz w:val="27"/>
              </w:rPr>
            </w:pPr>
          </w:p>
          <w:p w14:paraId="2970A3D9" w14:textId="77777777" w:rsidR="002B7E5C" w:rsidRDefault="002A6A61">
            <w:pPr>
              <w:pStyle w:val="TableParagraph"/>
              <w:ind w:left="94"/>
              <w:rPr>
                <w:sz w:val="24"/>
              </w:rPr>
            </w:pPr>
            <w:r>
              <w:rPr>
                <w:sz w:val="24"/>
              </w:rPr>
              <w:t>L.M.2</w:t>
            </w:r>
          </w:p>
        </w:tc>
        <w:tc>
          <w:tcPr>
            <w:tcW w:w="2055" w:type="dxa"/>
          </w:tcPr>
          <w:p w14:paraId="614A7620" w14:textId="77777777" w:rsidR="002B7E5C" w:rsidRDefault="002B7E5C">
            <w:pPr>
              <w:pStyle w:val="TableParagraph"/>
              <w:spacing w:before="9"/>
              <w:rPr>
                <w:b/>
                <w:sz w:val="27"/>
              </w:rPr>
            </w:pPr>
          </w:p>
          <w:p w14:paraId="00A28F9B" w14:textId="77777777" w:rsidR="002B7E5C" w:rsidRDefault="002A6A61">
            <w:pPr>
              <w:pStyle w:val="TableParagraph"/>
              <w:ind w:left="94"/>
              <w:rPr>
                <w:sz w:val="24"/>
              </w:rPr>
            </w:pPr>
            <w:r>
              <w:rPr>
                <w:sz w:val="24"/>
              </w:rPr>
              <w:t>Medium</w:t>
            </w:r>
          </w:p>
        </w:tc>
        <w:tc>
          <w:tcPr>
            <w:tcW w:w="2025" w:type="dxa"/>
          </w:tcPr>
          <w:p w14:paraId="776BE8F3" w14:textId="77777777" w:rsidR="002B7E5C" w:rsidRDefault="002B7E5C">
            <w:pPr>
              <w:pStyle w:val="TableParagraph"/>
              <w:spacing w:before="9"/>
              <w:rPr>
                <w:b/>
                <w:sz w:val="27"/>
              </w:rPr>
            </w:pPr>
          </w:p>
          <w:p w14:paraId="01D4A29A" w14:textId="77777777" w:rsidR="002B7E5C" w:rsidRDefault="002A6A61">
            <w:pPr>
              <w:pStyle w:val="TableParagraph"/>
              <w:ind w:left="94"/>
              <w:rPr>
                <w:sz w:val="24"/>
              </w:rPr>
            </w:pPr>
            <w:r>
              <w:rPr>
                <w:sz w:val="24"/>
              </w:rPr>
              <w:t>9 (Trim Audio)</w:t>
            </w:r>
          </w:p>
        </w:tc>
      </w:tr>
      <w:tr w:rsidR="002B7E5C" w14:paraId="7414FAF8" w14:textId="77777777">
        <w:trPr>
          <w:trHeight w:val="910"/>
        </w:trPr>
        <w:tc>
          <w:tcPr>
            <w:tcW w:w="2250" w:type="dxa"/>
          </w:tcPr>
          <w:p w14:paraId="0DCC5996" w14:textId="77777777" w:rsidR="002B7E5C" w:rsidRDefault="002B7E5C">
            <w:pPr>
              <w:pStyle w:val="TableParagraph"/>
              <w:spacing w:before="12"/>
              <w:rPr>
                <w:b/>
                <w:sz w:val="28"/>
              </w:rPr>
            </w:pPr>
          </w:p>
          <w:p w14:paraId="73959912" w14:textId="77777777" w:rsidR="002B7E5C" w:rsidRDefault="002A6A61">
            <w:pPr>
              <w:pStyle w:val="TableParagraph"/>
              <w:ind w:left="94"/>
              <w:rPr>
                <w:sz w:val="24"/>
              </w:rPr>
            </w:pPr>
            <w:r>
              <w:rPr>
                <w:sz w:val="24"/>
              </w:rPr>
              <w:t>III/3b</w:t>
            </w:r>
          </w:p>
        </w:tc>
        <w:tc>
          <w:tcPr>
            <w:tcW w:w="2175" w:type="dxa"/>
          </w:tcPr>
          <w:p w14:paraId="4D1E2F9D" w14:textId="77777777" w:rsidR="002B7E5C" w:rsidRDefault="002B7E5C">
            <w:pPr>
              <w:pStyle w:val="TableParagraph"/>
              <w:spacing w:before="12"/>
              <w:rPr>
                <w:b/>
                <w:sz w:val="28"/>
              </w:rPr>
            </w:pPr>
          </w:p>
          <w:p w14:paraId="1A157F6A" w14:textId="77777777" w:rsidR="002B7E5C" w:rsidRDefault="002A6A61">
            <w:pPr>
              <w:pStyle w:val="TableParagraph"/>
              <w:ind w:left="94"/>
              <w:rPr>
                <w:sz w:val="24"/>
              </w:rPr>
            </w:pPr>
            <w:r>
              <w:rPr>
                <w:sz w:val="24"/>
              </w:rPr>
              <w:t>R.M.1</w:t>
            </w:r>
          </w:p>
        </w:tc>
        <w:tc>
          <w:tcPr>
            <w:tcW w:w="2055" w:type="dxa"/>
          </w:tcPr>
          <w:p w14:paraId="45C5D621" w14:textId="77777777" w:rsidR="002B7E5C" w:rsidRDefault="002B7E5C">
            <w:pPr>
              <w:pStyle w:val="TableParagraph"/>
              <w:spacing w:before="12"/>
              <w:rPr>
                <w:b/>
                <w:sz w:val="28"/>
              </w:rPr>
            </w:pPr>
          </w:p>
          <w:p w14:paraId="51B49AE9" w14:textId="77777777" w:rsidR="002B7E5C" w:rsidRDefault="002A6A61">
            <w:pPr>
              <w:pStyle w:val="TableParagraph"/>
              <w:ind w:left="94"/>
              <w:rPr>
                <w:sz w:val="24"/>
              </w:rPr>
            </w:pPr>
            <w:r>
              <w:rPr>
                <w:sz w:val="24"/>
              </w:rPr>
              <w:t>Medium</w:t>
            </w:r>
          </w:p>
        </w:tc>
        <w:tc>
          <w:tcPr>
            <w:tcW w:w="2025" w:type="dxa"/>
          </w:tcPr>
          <w:p w14:paraId="18A7BE34" w14:textId="77777777" w:rsidR="002B7E5C" w:rsidRDefault="002B7E5C">
            <w:pPr>
              <w:pStyle w:val="TableParagraph"/>
              <w:spacing w:before="12"/>
              <w:rPr>
                <w:b/>
                <w:sz w:val="28"/>
              </w:rPr>
            </w:pPr>
          </w:p>
          <w:p w14:paraId="76389765" w14:textId="77777777" w:rsidR="002B7E5C" w:rsidRDefault="002A6A61">
            <w:pPr>
              <w:pStyle w:val="TableParagraph"/>
              <w:ind w:left="94"/>
              <w:rPr>
                <w:sz w:val="24"/>
              </w:rPr>
            </w:pPr>
            <w:r>
              <w:rPr>
                <w:sz w:val="24"/>
              </w:rPr>
              <w:t>9 (Trim Audio)</w:t>
            </w:r>
          </w:p>
        </w:tc>
      </w:tr>
      <w:tr w:rsidR="002B7E5C" w14:paraId="3FD03AAB" w14:textId="77777777">
        <w:trPr>
          <w:trHeight w:val="895"/>
        </w:trPr>
        <w:tc>
          <w:tcPr>
            <w:tcW w:w="2250" w:type="dxa"/>
          </w:tcPr>
          <w:p w14:paraId="63ECF0E8" w14:textId="77777777" w:rsidR="002B7E5C" w:rsidRDefault="002B7E5C">
            <w:pPr>
              <w:pStyle w:val="TableParagraph"/>
              <w:spacing w:before="9"/>
              <w:rPr>
                <w:b/>
                <w:sz w:val="27"/>
              </w:rPr>
            </w:pPr>
          </w:p>
          <w:p w14:paraId="13E2D504" w14:textId="77777777" w:rsidR="002B7E5C" w:rsidRDefault="002A6A61">
            <w:pPr>
              <w:pStyle w:val="TableParagraph"/>
              <w:ind w:left="94"/>
              <w:rPr>
                <w:sz w:val="24"/>
              </w:rPr>
            </w:pPr>
            <w:r>
              <w:rPr>
                <w:sz w:val="24"/>
              </w:rPr>
              <w:t>IV/1</w:t>
            </w:r>
          </w:p>
        </w:tc>
        <w:tc>
          <w:tcPr>
            <w:tcW w:w="2175" w:type="dxa"/>
          </w:tcPr>
          <w:p w14:paraId="0012C10A" w14:textId="77777777" w:rsidR="002B7E5C" w:rsidRDefault="002B7E5C">
            <w:pPr>
              <w:pStyle w:val="TableParagraph"/>
              <w:spacing w:before="9"/>
              <w:rPr>
                <w:b/>
                <w:sz w:val="27"/>
              </w:rPr>
            </w:pPr>
          </w:p>
          <w:p w14:paraId="6A845427" w14:textId="77777777" w:rsidR="002B7E5C" w:rsidRDefault="002A6A61">
            <w:pPr>
              <w:pStyle w:val="TableParagraph"/>
              <w:ind w:left="94"/>
              <w:rPr>
                <w:sz w:val="24"/>
              </w:rPr>
            </w:pPr>
            <w:r>
              <w:rPr>
                <w:sz w:val="24"/>
              </w:rPr>
              <w:t>R.H.5</w:t>
            </w:r>
          </w:p>
        </w:tc>
        <w:tc>
          <w:tcPr>
            <w:tcW w:w="2055" w:type="dxa"/>
          </w:tcPr>
          <w:p w14:paraId="719D4CDC" w14:textId="77777777" w:rsidR="002B7E5C" w:rsidRDefault="002B7E5C">
            <w:pPr>
              <w:pStyle w:val="TableParagraph"/>
              <w:spacing w:before="9"/>
              <w:rPr>
                <w:b/>
                <w:sz w:val="27"/>
              </w:rPr>
            </w:pPr>
          </w:p>
          <w:p w14:paraId="3A9A8297" w14:textId="77777777" w:rsidR="002B7E5C" w:rsidRDefault="002A6A61">
            <w:pPr>
              <w:pStyle w:val="TableParagraph"/>
              <w:ind w:left="94"/>
              <w:rPr>
                <w:sz w:val="24"/>
              </w:rPr>
            </w:pPr>
            <w:r>
              <w:rPr>
                <w:sz w:val="24"/>
              </w:rPr>
              <w:t>High</w:t>
            </w:r>
          </w:p>
        </w:tc>
        <w:tc>
          <w:tcPr>
            <w:tcW w:w="2025" w:type="dxa"/>
          </w:tcPr>
          <w:p w14:paraId="5490BFA2" w14:textId="77777777" w:rsidR="002B7E5C" w:rsidRDefault="002B7E5C">
            <w:pPr>
              <w:pStyle w:val="TableParagraph"/>
              <w:spacing w:before="9"/>
              <w:rPr>
                <w:b/>
                <w:sz w:val="27"/>
              </w:rPr>
            </w:pPr>
          </w:p>
          <w:p w14:paraId="50148F74" w14:textId="77777777" w:rsidR="002B7E5C" w:rsidRDefault="002A6A61">
            <w:pPr>
              <w:pStyle w:val="TableParagraph"/>
              <w:ind w:left="149"/>
              <w:rPr>
                <w:sz w:val="24"/>
              </w:rPr>
            </w:pPr>
            <w:r>
              <w:rPr>
                <w:sz w:val="24"/>
              </w:rPr>
              <w:t>See Section E</w:t>
            </w:r>
          </w:p>
        </w:tc>
      </w:tr>
      <w:tr w:rsidR="002B7E5C" w14:paraId="7742478B" w14:textId="77777777">
        <w:trPr>
          <w:trHeight w:val="910"/>
        </w:trPr>
        <w:tc>
          <w:tcPr>
            <w:tcW w:w="2250" w:type="dxa"/>
          </w:tcPr>
          <w:p w14:paraId="326790AF" w14:textId="77777777" w:rsidR="002B7E5C" w:rsidRDefault="002B7E5C">
            <w:pPr>
              <w:pStyle w:val="TableParagraph"/>
              <w:spacing w:before="12"/>
              <w:rPr>
                <w:b/>
                <w:sz w:val="28"/>
              </w:rPr>
            </w:pPr>
          </w:p>
          <w:p w14:paraId="4A2645E4" w14:textId="77777777" w:rsidR="002B7E5C" w:rsidRDefault="002A6A61">
            <w:pPr>
              <w:pStyle w:val="TableParagraph"/>
              <w:ind w:left="94"/>
              <w:rPr>
                <w:sz w:val="24"/>
              </w:rPr>
            </w:pPr>
            <w:r>
              <w:rPr>
                <w:sz w:val="24"/>
              </w:rPr>
              <w:t>IV/2a</w:t>
            </w:r>
          </w:p>
        </w:tc>
        <w:tc>
          <w:tcPr>
            <w:tcW w:w="2175" w:type="dxa"/>
          </w:tcPr>
          <w:p w14:paraId="39541E23" w14:textId="77777777" w:rsidR="002B7E5C" w:rsidRDefault="002B7E5C">
            <w:pPr>
              <w:pStyle w:val="TableParagraph"/>
              <w:spacing w:before="12"/>
              <w:rPr>
                <w:b/>
                <w:sz w:val="28"/>
              </w:rPr>
            </w:pPr>
          </w:p>
          <w:p w14:paraId="6B14E42D" w14:textId="77777777" w:rsidR="002B7E5C" w:rsidRDefault="002A6A61">
            <w:pPr>
              <w:pStyle w:val="TableParagraph"/>
              <w:ind w:left="94"/>
              <w:rPr>
                <w:sz w:val="24"/>
              </w:rPr>
            </w:pPr>
            <w:r>
              <w:rPr>
                <w:sz w:val="24"/>
              </w:rPr>
              <w:t>N.H.2</w:t>
            </w:r>
          </w:p>
        </w:tc>
        <w:tc>
          <w:tcPr>
            <w:tcW w:w="2055" w:type="dxa"/>
          </w:tcPr>
          <w:p w14:paraId="1B828CC8" w14:textId="77777777" w:rsidR="002B7E5C" w:rsidRDefault="002B7E5C">
            <w:pPr>
              <w:pStyle w:val="TableParagraph"/>
              <w:spacing w:before="12"/>
              <w:rPr>
                <w:b/>
                <w:sz w:val="28"/>
              </w:rPr>
            </w:pPr>
          </w:p>
          <w:p w14:paraId="7A5FA700" w14:textId="77777777" w:rsidR="002B7E5C" w:rsidRDefault="002A6A61">
            <w:pPr>
              <w:pStyle w:val="TableParagraph"/>
              <w:ind w:left="94"/>
              <w:rPr>
                <w:sz w:val="24"/>
              </w:rPr>
            </w:pPr>
            <w:r>
              <w:rPr>
                <w:sz w:val="24"/>
              </w:rPr>
              <w:t>High</w:t>
            </w:r>
          </w:p>
        </w:tc>
        <w:tc>
          <w:tcPr>
            <w:tcW w:w="2025" w:type="dxa"/>
          </w:tcPr>
          <w:p w14:paraId="42969CBE" w14:textId="77777777" w:rsidR="002B7E5C" w:rsidRDefault="002B7E5C">
            <w:pPr>
              <w:pStyle w:val="TableParagraph"/>
              <w:spacing w:before="12"/>
              <w:rPr>
                <w:b/>
                <w:sz w:val="28"/>
              </w:rPr>
            </w:pPr>
          </w:p>
          <w:p w14:paraId="2707F4AD" w14:textId="77777777" w:rsidR="002B7E5C" w:rsidRDefault="002A6A61">
            <w:pPr>
              <w:pStyle w:val="TableParagraph"/>
              <w:ind w:left="94"/>
              <w:rPr>
                <w:sz w:val="24"/>
              </w:rPr>
            </w:pPr>
            <w:r>
              <w:rPr>
                <w:sz w:val="24"/>
              </w:rPr>
              <w:t>6 (Rating)</w:t>
            </w:r>
          </w:p>
        </w:tc>
      </w:tr>
      <w:tr w:rsidR="002B7E5C" w14:paraId="3BD6FEA5" w14:textId="77777777">
        <w:trPr>
          <w:trHeight w:val="895"/>
        </w:trPr>
        <w:tc>
          <w:tcPr>
            <w:tcW w:w="2250" w:type="dxa"/>
          </w:tcPr>
          <w:p w14:paraId="44BF9043" w14:textId="77777777" w:rsidR="002B7E5C" w:rsidRDefault="002B7E5C">
            <w:pPr>
              <w:pStyle w:val="TableParagraph"/>
              <w:spacing w:before="9"/>
              <w:rPr>
                <w:b/>
                <w:sz w:val="27"/>
              </w:rPr>
            </w:pPr>
          </w:p>
          <w:p w14:paraId="040E426B" w14:textId="77777777" w:rsidR="002B7E5C" w:rsidRDefault="002A6A61">
            <w:pPr>
              <w:pStyle w:val="TableParagraph"/>
              <w:ind w:left="94"/>
              <w:rPr>
                <w:sz w:val="24"/>
              </w:rPr>
            </w:pPr>
            <w:r>
              <w:rPr>
                <w:sz w:val="24"/>
              </w:rPr>
              <w:t>IV/2b</w:t>
            </w:r>
          </w:p>
        </w:tc>
        <w:tc>
          <w:tcPr>
            <w:tcW w:w="2175" w:type="dxa"/>
          </w:tcPr>
          <w:p w14:paraId="3216C1D0" w14:textId="77777777" w:rsidR="002B7E5C" w:rsidRDefault="002B7E5C">
            <w:pPr>
              <w:pStyle w:val="TableParagraph"/>
              <w:spacing w:before="9"/>
              <w:rPr>
                <w:b/>
                <w:sz w:val="27"/>
              </w:rPr>
            </w:pPr>
          </w:p>
          <w:p w14:paraId="2E161238" w14:textId="77777777" w:rsidR="002B7E5C" w:rsidRDefault="002A6A61">
            <w:pPr>
              <w:pStyle w:val="TableParagraph"/>
              <w:ind w:left="94"/>
              <w:rPr>
                <w:sz w:val="24"/>
              </w:rPr>
            </w:pPr>
            <w:r>
              <w:rPr>
                <w:sz w:val="24"/>
              </w:rPr>
              <w:t>N.H.1</w:t>
            </w:r>
          </w:p>
        </w:tc>
        <w:tc>
          <w:tcPr>
            <w:tcW w:w="2055" w:type="dxa"/>
          </w:tcPr>
          <w:p w14:paraId="1FC5B707" w14:textId="77777777" w:rsidR="002B7E5C" w:rsidRDefault="002B7E5C">
            <w:pPr>
              <w:pStyle w:val="TableParagraph"/>
              <w:spacing w:before="9"/>
              <w:rPr>
                <w:b/>
                <w:sz w:val="27"/>
              </w:rPr>
            </w:pPr>
          </w:p>
          <w:p w14:paraId="7F0B425C" w14:textId="77777777" w:rsidR="002B7E5C" w:rsidRDefault="002A6A61">
            <w:pPr>
              <w:pStyle w:val="TableParagraph"/>
              <w:ind w:left="94"/>
              <w:rPr>
                <w:sz w:val="24"/>
              </w:rPr>
            </w:pPr>
            <w:r>
              <w:rPr>
                <w:sz w:val="24"/>
              </w:rPr>
              <w:t>High</w:t>
            </w:r>
          </w:p>
        </w:tc>
        <w:tc>
          <w:tcPr>
            <w:tcW w:w="2025" w:type="dxa"/>
          </w:tcPr>
          <w:p w14:paraId="6DFDB3D0" w14:textId="77777777" w:rsidR="002B7E5C" w:rsidRDefault="002B7E5C">
            <w:pPr>
              <w:pStyle w:val="TableParagraph"/>
              <w:spacing w:before="9"/>
              <w:rPr>
                <w:b/>
                <w:sz w:val="27"/>
              </w:rPr>
            </w:pPr>
          </w:p>
          <w:p w14:paraId="38E81E16" w14:textId="77777777" w:rsidR="002B7E5C" w:rsidRDefault="002A6A61">
            <w:pPr>
              <w:pStyle w:val="TableParagraph"/>
              <w:ind w:left="94"/>
              <w:rPr>
                <w:sz w:val="24"/>
              </w:rPr>
            </w:pPr>
            <w:r>
              <w:rPr>
                <w:sz w:val="24"/>
              </w:rPr>
              <w:t>6 (Rating)</w:t>
            </w:r>
          </w:p>
        </w:tc>
      </w:tr>
      <w:tr w:rsidR="002B7E5C" w14:paraId="4390E2EA" w14:textId="77777777">
        <w:trPr>
          <w:trHeight w:val="910"/>
        </w:trPr>
        <w:tc>
          <w:tcPr>
            <w:tcW w:w="2250" w:type="dxa"/>
          </w:tcPr>
          <w:p w14:paraId="41F3D2D0" w14:textId="77777777" w:rsidR="002B7E5C" w:rsidRDefault="002B7E5C">
            <w:pPr>
              <w:pStyle w:val="TableParagraph"/>
              <w:spacing w:before="12"/>
              <w:rPr>
                <w:b/>
                <w:sz w:val="28"/>
              </w:rPr>
            </w:pPr>
          </w:p>
          <w:p w14:paraId="41EB4B5B" w14:textId="77777777" w:rsidR="002B7E5C" w:rsidRDefault="002A6A61">
            <w:pPr>
              <w:pStyle w:val="TableParagraph"/>
              <w:ind w:left="94"/>
              <w:rPr>
                <w:sz w:val="24"/>
              </w:rPr>
            </w:pPr>
            <w:r>
              <w:rPr>
                <w:sz w:val="24"/>
              </w:rPr>
              <w:t>IV/2c</w:t>
            </w:r>
          </w:p>
        </w:tc>
        <w:tc>
          <w:tcPr>
            <w:tcW w:w="2175" w:type="dxa"/>
          </w:tcPr>
          <w:p w14:paraId="7AB6BB12" w14:textId="77777777" w:rsidR="002B7E5C" w:rsidRDefault="002B7E5C">
            <w:pPr>
              <w:pStyle w:val="TableParagraph"/>
              <w:spacing w:before="12"/>
              <w:rPr>
                <w:b/>
                <w:sz w:val="28"/>
              </w:rPr>
            </w:pPr>
          </w:p>
          <w:p w14:paraId="4F3399A6" w14:textId="77777777" w:rsidR="002B7E5C" w:rsidRDefault="002A6A61">
            <w:pPr>
              <w:pStyle w:val="TableParagraph"/>
              <w:ind w:left="94"/>
              <w:rPr>
                <w:sz w:val="24"/>
              </w:rPr>
            </w:pPr>
            <w:r>
              <w:rPr>
                <w:sz w:val="24"/>
              </w:rPr>
              <w:t>N.M.1</w:t>
            </w:r>
          </w:p>
        </w:tc>
        <w:tc>
          <w:tcPr>
            <w:tcW w:w="2055" w:type="dxa"/>
          </w:tcPr>
          <w:p w14:paraId="099A55BE" w14:textId="77777777" w:rsidR="002B7E5C" w:rsidRDefault="002B7E5C">
            <w:pPr>
              <w:pStyle w:val="TableParagraph"/>
              <w:spacing w:before="12"/>
              <w:rPr>
                <w:b/>
                <w:sz w:val="28"/>
              </w:rPr>
            </w:pPr>
          </w:p>
          <w:p w14:paraId="00D804BD" w14:textId="77777777" w:rsidR="002B7E5C" w:rsidRDefault="002A6A61">
            <w:pPr>
              <w:pStyle w:val="TableParagraph"/>
              <w:ind w:left="94"/>
              <w:rPr>
                <w:sz w:val="24"/>
              </w:rPr>
            </w:pPr>
            <w:r>
              <w:rPr>
                <w:sz w:val="24"/>
              </w:rPr>
              <w:t>Medium</w:t>
            </w:r>
          </w:p>
        </w:tc>
        <w:tc>
          <w:tcPr>
            <w:tcW w:w="2025" w:type="dxa"/>
          </w:tcPr>
          <w:p w14:paraId="7A3A684D" w14:textId="77777777" w:rsidR="002B7E5C" w:rsidRDefault="002B7E5C">
            <w:pPr>
              <w:pStyle w:val="TableParagraph"/>
              <w:spacing w:before="12"/>
              <w:rPr>
                <w:b/>
                <w:sz w:val="28"/>
              </w:rPr>
            </w:pPr>
          </w:p>
          <w:p w14:paraId="2DC0412B" w14:textId="77777777" w:rsidR="002B7E5C" w:rsidRDefault="002A6A61">
            <w:pPr>
              <w:pStyle w:val="TableParagraph"/>
              <w:ind w:left="94"/>
              <w:rPr>
                <w:sz w:val="24"/>
              </w:rPr>
            </w:pPr>
            <w:r>
              <w:rPr>
                <w:sz w:val="24"/>
              </w:rPr>
              <w:t>6 (Rating)</w:t>
            </w:r>
          </w:p>
        </w:tc>
      </w:tr>
      <w:tr w:rsidR="002B7E5C" w14:paraId="73EECB1C" w14:textId="77777777">
        <w:trPr>
          <w:trHeight w:val="895"/>
        </w:trPr>
        <w:tc>
          <w:tcPr>
            <w:tcW w:w="2250" w:type="dxa"/>
          </w:tcPr>
          <w:p w14:paraId="285E121C" w14:textId="77777777" w:rsidR="002B7E5C" w:rsidRDefault="002B7E5C">
            <w:pPr>
              <w:pStyle w:val="TableParagraph"/>
              <w:spacing w:before="9"/>
              <w:rPr>
                <w:b/>
                <w:sz w:val="27"/>
              </w:rPr>
            </w:pPr>
          </w:p>
          <w:p w14:paraId="3BE9939D" w14:textId="77777777" w:rsidR="002B7E5C" w:rsidRDefault="002A6A61">
            <w:pPr>
              <w:pStyle w:val="TableParagraph"/>
              <w:ind w:left="94"/>
              <w:rPr>
                <w:sz w:val="24"/>
              </w:rPr>
            </w:pPr>
            <w:r>
              <w:rPr>
                <w:sz w:val="24"/>
              </w:rPr>
              <w:t>IV/3</w:t>
            </w:r>
          </w:p>
        </w:tc>
        <w:tc>
          <w:tcPr>
            <w:tcW w:w="2175" w:type="dxa"/>
          </w:tcPr>
          <w:p w14:paraId="0AD0C6E7" w14:textId="77777777" w:rsidR="002B7E5C" w:rsidRDefault="002B7E5C">
            <w:pPr>
              <w:pStyle w:val="TableParagraph"/>
              <w:spacing w:before="9"/>
              <w:rPr>
                <w:b/>
                <w:sz w:val="27"/>
              </w:rPr>
            </w:pPr>
          </w:p>
          <w:p w14:paraId="066B4FBB" w14:textId="77777777" w:rsidR="002B7E5C" w:rsidRDefault="002A6A61">
            <w:pPr>
              <w:pStyle w:val="TableParagraph"/>
              <w:ind w:left="94"/>
              <w:rPr>
                <w:sz w:val="24"/>
              </w:rPr>
            </w:pPr>
            <w:r>
              <w:rPr>
                <w:sz w:val="24"/>
              </w:rPr>
              <w:t>R.H.9</w:t>
            </w:r>
          </w:p>
        </w:tc>
        <w:tc>
          <w:tcPr>
            <w:tcW w:w="2055" w:type="dxa"/>
          </w:tcPr>
          <w:p w14:paraId="5DDE7B2B" w14:textId="77777777" w:rsidR="002B7E5C" w:rsidRDefault="002B7E5C">
            <w:pPr>
              <w:pStyle w:val="TableParagraph"/>
              <w:spacing w:before="9"/>
              <w:rPr>
                <w:b/>
                <w:sz w:val="27"/>
              </w:rPr>
            </w:pPr>
          </w:p>
          <w:p w14:paraId="3B281057" w14:textId="77777777" w:rsidR="002B7E5C" w:rsidRDefault="002A6A61">
            <w:pPr>
              <w:pStyle w:val="TableParagraph"/>
              <w:ind w:left="94"/>
              <w:rPr>
                <w:sz w:val="24"/>
              </w:rPr>
            </w:pPr>
            <w:r>
              <w:rPr>
                <w:sz w:val="24"/>
              </w:rPr>
              <w:t>High</w:t>
            </w:r>
          </w:p>
        </w:tc>
        <w:tc>
          <w:tcPr>
            <w:tcW w:w="2025" w:type="dxa"/>
          </w:tcPr>
          <w:p w14:paraId="0B07ACC8" w14:textId="77777777" w:rsidR="002B7E5C" w:rsidRDefault="002B7E5C">
            <w:pPr>
              <w:pStyle w:val="TableParagraph"/>
              <w:spacing w:before="9"/>
              <w:rPr>
                <w:b/>
                <w:sz w:val="27"/>
              </w:rPr>
            </w:pPr>
          </w:p>
          <w:p w14:paraId="407C1999" w14:textId="77777777" w:rsidR="002B7E5C" w:rsidRDefault="002A6A61">
            <w:pPr>
              <w:pStyle w:val="TableParagraph"/>
              <w:ind w:left="94"/>
              <w:rPr>
                <w:sz w:val="24"/>
              </w:rPr>
            </w:pPr>
            <w:r>
              <w:rPr>
                <w:sz w:val="24"/>
              </w:rPr>
              <w:t>See Section E</w:t>
            </w:r>
          </w:p>
        </w:tc>
      </w:tr>
      <w:tr w:rsidR="002B7E5C" w14:paraId="689F17E1" w14:textId="77777777">
        <w:trPr>
          <w:trHeight w:val="910"/>
        </w:trPr>
        <w:tc>
          <w:tcPr>
            <w:tcW w:w="2250" w:type="dxa"/>
          </w:tcPr>
          <w:p w14:paraId="2AF2EAC8" w14:textId="77777777" w:rsidR="002B7E5C" w:rsidRDefault="002B7E5C">
            <w:pPr>
              <w:pStyle w:val="TableParagraph"/>
              <w:spacing w:before="12"/>
              <w:rPr>
                <w:b/>
                <w:sz w:val="28"/>
              </w:rPr>
            </w:pPr>
          </w:p>
          <w:p w14:paraId="4425CD01" w14:textId="77777777" w:rsidR="002B7E5C" w:rsidRDefault="002A6A61">
            <w:pPr>
              <w:pStyle w:val="TableParagraph"/>
              <w:ind w:left="94"/>
              <w:rPr>
                <w:sz w:val="24"/>
              </w:rPr>
            </w:pPr>
            <w:r>
              <w:rPr>
                <w:sz w:val="24"/>
              </w:rPr>
              <w:t>V/2</w:t>
            </w:r>
          </w:p>
        </w:tc>
        <w:tc>
          <w:tcPr>
            <w:tcW w:w="2175" w:type="dxa"/>
          </w:tcPr>
          <w:p w14:paraId="79366ABD" w14:textId="77777777" w:rsidR="002B7E5C" w:rsidRDefault="002B7E5C">
            <w:pPr>
              <w:pStyle w:val="TableParagraph"/>
              <w:spacing w:before="12"/>
              <w:rPr>
                <w:b/>
                <w:sz w:val="28"/>
              </w:rPr>
            </w:pPr>
          </w:p>
          <w:p w14:paraId="37A9CA86" w14:textId="77777777" w:rsidR="002B7E5C" w:rsidRDefault="002A6A61">
            <w:pPr>
              <w:pStyle w:val="TableParagraph"/>
              <w:ind w:left="94"/>
              <w:rPr>
                <w:sz w:val="24"/>
              </w:rPr>
            </w:pPr>
            <w:r>
              <w:rPr>
                <w:sz w:val="24"/>
              </w:rPr>
              <w:t>L.M.1</w:t>
            </w:r>
          </w:p>
        </w:tc>
        <w:tc>
          <w:tcPr>
            <w:tcW w:w="2055" w:type="dxa"/>
          </w:tcPr>
          <w:p w14:paraId="07CB45E2" w14:textId="77777777" w:rsidR="002B7E5C" w:rsidRDefault="002B7E5C">
            <w:pPr>
              <w:pStyle w:val="TableParagraph"/>
              <w:spacing w:before="12"/>
              <w:rPr>
                <w:b/>
                <w:sz w:val="28"/>
              </w:rPr>
            </w:pPr>
          </w:p>
          <w:p w14:paraId="1C44A25B" w14:textId="77777777" w:rsidR="002B7E5C" w:rsidRDefault="002A6A61">
            <w:pPr>
              <w:pStyle w:val="TableParagraph"/>
              <w:ind w:left="94"/>
              <w:rPr>
                <w:sz w:val="24"/>
              </w:rPr>
            </w:pPr>
            <w:r>
              <w:rPr>
                <w:sz w:val="24"/>
              </w:rPr>
              <w:t>Medium</w:t>
            </w:r>
          </w:p>
        </w:tc>
        <w:tc>
          <w:tcPr>
            <w:tcW w:w="2025" w:type="dxa"/>
          </w:tcPr>
          <w:p w14:paraId="101539D4" w14:textId="77777777" w:rsidR="002B7E5C" w:rsidRDefault="002B7E5C">
            <w:pPr>
              <w:pStyle w:val="TableParagraph"/>
              <w:spacing w:before="12"/>
              <w:rPr>
                <w:b/>
                <w:sz w:val="28"/>
              </w:rPr>
            </w:pPr>
          </w:p>
          <w:p w14:paraId="19583968" w14:textId="77777777" w:rsidR="002B7E5C" w:rsidRDefault="002A6A61">
            <w:pPr>
              <w:pStyle w:val="TableParagraph"/>
              <w:ind w:left="94"/>
              <w:rPr>
                <w:sz w:val="24"/>
              </w:rPr>
            </w:pPr>
            <w:r>
              <w:rPr>
                <w:sz w:val="24"/>
              </w:rPr>
              <w:t>8 (View Audio)</w:t>
            </w:r>
          </w:p>
        </w:tc>
      </w:tr>
      <w:tr w:rsidR="002B7E5C" w14:paraId="62B0D591" w14:textId="77777777">
        <w:trPr>
          <w:trHeight w:val="895"/>
        </w:trPr>
        <w:tc>
          <w:tcPr>
            <w:tcW w:w="2250" w:type="dxa"/>
          </w:tcPr>
          <w:p w14:paraId="3A640F6B" w14:textId="77777777" w:rsidR="002B7E5C" w:rsidRDefault="002B7E5C">
            <w:pPr>
              <w:pStyle w:val="TableParagraph"/>
              <w:spacing w:before="9"/>
              <w:rPr>
                <w:b/>
                <w:sz w:val="27"/>
              </w:rPr>
            </w:pPr>
          </w:p>
          <w:p w14:paraId="2BB05F4D" w14:textId="77777777" w:rsidR="002B7E5C" w:rsidRDefault="002A6A61">
            <w:pPr>
              <w:pStyle w:val="TableParagraph"/>
              <w:ind w:left="94"/>
              <w:rPr>
                <w:sz w:val="24"/>
              </w:rPr>
            </w:pPr>
            <w:r>
              <w:rPr>
                <w:sz w:val="24"/>
              </w:rPr>
              <w:t>V/3a</w:t>
            </w:r>
          </w:p>
        </w:tc>
        <w:tc>
          <w:tcPr>
            <w:tcW w:w="2175" w:type="dxa"/>
          </w:tcPr>
          <w:p w14:paraId="2844E83D" w14:textId="77777777" w:rsidR="002B7E5C" w:rsidRDefault="002B7E5C">
            <w:pPr>
              <w:pStyle w:val="TableParagraph"/>
              <w:spacing w:before="9"/>
              <w:rPr>
                <w:b/>
                <w:sz w:val="27"/>
              </w:rPr>
            </w:pPr>
          </w:p>
          <w:p w14:paraId="768E28C6" w14:textId="77777777" w:rsidR="002B7E5C" w:rsidRDefault="002A6A61">
            <w:pPr>
              <w:pStyle w:val="TableParagraph"/>
              <w:ind w:left="94"/>
              <w:rPr>
                <w:sz w:val="24"/>
              </w:rPr>
            </w:pPr>
            <w:r>
              <w:rPr>
                <w:sz w:val="24"/>
              </w:rPr>
              <w:t>L.H.3</w:t>
            </w:r>
          </w:p>
        </w:tc>
        <w:tc>
          <w:tcPr>
            <w:tcW w:w="2055" w:type="dxa"/>
          </w:tcPr>
          <w:p w14:paraId="46BF321C" w14:textId="77777777" w:rsidR="002B7E5C" w:rsidRDefault="002B7E5C">
            <w:pPr>
              <w:pStyle w:val="TableParagraph"/>
              <w:spacing w:before="9"/>
              <w:rPr>
                <w:b/>
                <w:sz w:val="27"/>
              </w:rPr>
            </w:pPr>
          </w:p>
          <w:p w14:paraId="2FF23184" w14:textId="77777777" w:rsidR="002B7E5C" w:rsidRDefault="002A6A61">
            <w:pPr>
              <w:pStyle w:val="TableParagraph"/>
              <w:ind w:left="94"/>
              <w:rPr>
                <w:sz w:val="24"/>
              </w:rPr>
            </w:pPr>
            <w:r>
              <w:rPr>
                <w:sz w:val="24"/>
              </w:rPr>
              <w:t>High</w:t>
            </w:r>
          </w:p>
        </w:tc>
        <w:tc>
          <w:tcPr>
            <w:tcW w:w="2025" w:type="dxa"/>
          </w:tcPr>
          <w:p w14:paraId="79626A85" w14:textId="77777777" w:rsidR="002B7E5C" w:rsidRDefault="002B7E5C">
            <w:pPr>
              <w:pStyle w:val="TableParagraph"/>
              <w:spacing w:before="9"/>
              <w:rPr>
                <w:b/>
                <w:sz w:val="27"/>
              </w:rPr>
            </w:pPr>
          </w:p>
          <w:p w14:paraId="4F9D5ACA" w14:textId="77777777" w:rsidR="002B7E5C" w:rsidRDefault="002A6A61">
            <w:pPr>
              <w:pStyle w:val="TableParagraph"/>
              <w:ind w:left="94"/>
              <w:rPr>
                <w:sz w:val="24"/>
              </w:rPr>
            </w:pPr>
            <w:r>
              <w:rPr>
                <w:sz w:val="24"/>
              </w:rPr>
              <w:t>8 (View Audio)</w:t>
            </w:r>
          </w:p>
        </w:tc>
      </w:tr>
      <w:tr w:rsidR="002B7E5C" w14:paraId="58A381B2" w14:textId="77777777">
        <w:trPr>
          <w:trHeight w:val="895"/>
        </w:trPr>
        <w:tc>
          <w:tcPr>
            <w:tcW w:w="2250" w:type="dxa"/>
          </w:tcPr>
          <w:p w14:paraId="34FE01E1" w14:textId="77777777" w:rsidR="002B7E5C" w:rsidRDefault="002B7E5C">
            <w:pPr>
              <w:pStyle w:val="TableParagraph"/>
              <w:rPr>
                <w:rFonts w:ascii="Times New Roman"/>
                <w:sz w:val="24"/>
              </w:rPr>
            </w:pPr>
          </w:p>
        </w:tc>
        <w:tc>
          <w:tcPr>
            <w:tcW w:w="2175" w:type="dxa"/>
          </w:tcPr>
          <w:p w14:paraId="0F9AE54A" w14:textId="77777777" w:rsidR="002B7E5C" w:rsidRDefault="002B7E5C">
            <w:pPr>
              <w:pStyle w:val="TableParagraph"/>
              <w:spacing w:before="9"/>
              <w:rPr>
                <w:b/>
                <w:sz w:val="27"/>
              </w:rPr>
            </w:pPr>
          </w:p>
          <w:p w14:paraId="445B0579" w14:textId="77777777" w:rsidR="002B7E5C" w:rsidRDefault="002A6A61">
            <w:pPr>
              <w:pStyle w:val="TableParagraph"/>
              <w:ind w:left="94"/>
              <w:rPr>
                <w:sz w:val="24"/>
              </w:rPr>
            </w:pPr>
            <w:r>
              <w:rPr>
                <w:sz w:val="24"/>
              </w:rPr>
              <w:t>R.H.2</w:t>
            </w:r>
          </w:p>
        </w:tc>
        <w:tc>
          <w:tcPr>
            <w:tcW w:w="2055" w:type="dxa"/>
          </w:tcPr>
          <w:p w14:paraId="72EDD8A2" w14:textId="77777777" w:rsidR="002B7E5C" w:rsidRDefault="002B7E5C">
            <w:pPr>
              <w:pStyle w:val="TableParagraph"/>
              <w:spacing w:before="9"/>
              <w:rPr>
                <w:b/>
                <w:sz w:val="27"/>
              </w:rPr>
            </w:pPr>
          </w:p>
          <w:p w14:paraId="299CAB59" w14:textId="77777777" w:rsidR="002B7E5C" w:rsidRDefault="002A6A61">
            <w:pPr>
              <w:pStyle w:val="TableParagraph"/>
              <w:ind w:left="94"/>
              <w:rPr>
                <w:sz w:val="24"/>
              </w:rPr>
            </w:pPr>
            <w:r>
              <w:rPr>
                <w:sz w:val="24"/>
              </w:rPr>
              <w:t>High</w:t>
            </w:r>
          </w:p>
        </w:tc>
        <w:tc>
          <w:tcPr>
            <w:tcW w:w="2025" w:type="dxa"/>
          </w:tcPr>
          <w:p w14:paraId="7A664FC4" w14:textId="77777777" w:rsidR="002B7E5C" w:rsidRDefault="002B7E5C">
            <w:pPr>
              <w:pStyle w:val="TableParagraph"/>
              <w:spacing w:before="9"/>
              <w:rPr>
                <w:b/>
                <w:sz w:val="27"/>
              </w:rPr>
            </w:pPr>
          </w:p>
          <w:p w14:paraId="420F1B9F" w14:textId="77777777" w:rsidR="002B7E5C" w:rsidRDefault="002A6A61">
            <w:pPr>
              <w:pStyle w:val="TableParagraph"/>
              <w:ind w:left="94"/>
              <w:rPr>
                <w:sz w:val="24"/>
              </w:rPr>
            </w:pPr>
            <w:r>
              <w:rPr>
                <w:sz w:val="24"/>
              </w:rPr>
              <w:t>See Section E</w:t>
            </w:r>
          </w:p>
        </w:tc>
      </w:tr>
    </w:tbl>
    <w:p w14:paraId="13B368D3" w14:textId="77777777" w:rsidR="002B7E5C" w:rsidRDefault="002B7E5C">
      <w:pPr>
        <w:rPr>
          <w:sz w:val="24"/>
        </w:rPr>
        <w:sectPr w:rsidR="002B7E5C">
          <w:pgSz w:w="12240" w:h="15840"/>
          <w:pgMar w:top="1440" w:right="580" w:bottom="920" w:left="760" w:header="0" w:footer="729" w:gutter="0"/>
          <w:cols w:space="720"/>
        </w:sectPr>
      </w:pPr>
    </w:p>
    <w:tbl>
      <w:tblPr>
        <w:tblW w:w="0" w:type="auto"/>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0"/>
        <w:gridCol w:w="2175"/>
        <w:gridCol w:w="2055"/>
        <w:gridCol w:w="2025"/>
      </w:tblGrid>
      <w:tr w:rsidR="002B7E5C" w14:paraId="29E064A6" w14:textId="77777777">
        <w:trPr>
          <w:trHeight w:val="895"/>
        </w:trPr>
        <w:tc>
          <w:tcPr>
            <w:tcW w:w="2250" w:type="dxa"/>
          </w:tcPr>
          <w:p w14:paraId="64C9345A" w14:textId="77777777" w:rsidR="002B7E5C" w:rsidRDefault="002B7E5C">
            <w:pPr>
              <w:pStyle w:val="TableParagraph"/>
              <w:rPr>
                <w:rFonts w:ascii="Times New Roman"/>
              </w:rPr>
            </w:pPr>
          </w:p>
        </w:tc>
        <w:tc>
          <w:tcPr>
            <w:tcW w:w="2175" w:type="dxa"/>
          </w:tcPr>
          <w:p w14:paraId="15EA4866" w14:textId="77777777" w:rsidR="002B7E5C" w:rsidRDefault="002B7E5C">
            <w:pPr>
              <w:pStyle w:val="TableParagraph"/>
              <w:spacing w:before="9"/>
              <w:rPr>
                <w:b/>
                <w:sz w:val="27"/>
              </w:rPr>
            </w:pPr>
          </w:p>
          <w:p w14:paraId="57E83384" w14:textId="77777777" w:rsidR="002B7E5C" w:rsidRDefault="002A6A61">
            <w:pPr>
              <w:pStyle w:val="TableParagraph"/>
              <w:ind w:left="94"/>
              <w:rPr>
                <w:sz w:val="24"/>
              </w:rPr>
            </w:pPr>
            <w:r>
              <w:rPr>
                <w:sz w:val="24"/>
              </w:rPr>
              <w:t>R.H.6</w:t>
            </w:r>
          </w:p>
        </w:tc>
        <w:tc>
          <w:tcPr>
            <w:tcW w:w="2055" w:type="dxa"/>
          </w:tcPr>
          <w:p w14:paraId="020D2D38" w14:textId="77777777" w:rsidR="002B7E5C" w:rsidRDefault="002B7E5C">
            <w:pPr>
              <w:pStyle w:val="TableParagraph"/>
              <w:spacing w:before="9"/>
              <w:rPr>
                <w:b/>
                <w:sz w:val="27"/>
              </w:rPr>
            </w:pPr>
          </w:p>
          <w:p w14:paraId="4E8C5DCA" w14:textId="77777777" w:rsidR="002B7E5C" w:rsidRDefault="002A6A61">
            <w:pPr>
              <w:pStyle w:val="TableParagraph"/>
              <w:ind w:left="94"/>
              <w:rPr>
                <w:sz w:val="24"/>
              </w:rPr>
            </w:pPr>
            <w:r>
              <w:rPr>
                <w:sz w:val="24"/>
              </w:rPr>
              <w:t>High</w:t>
            </w:r>
          </w:p>
        </w:tc>
        <w:tc>
          <w:tcPr>
            <w:tcW w:w="2025" w:type="dxa"/>
          </w:tcPr>
          <w:p w14:paraId="79F6DACF" w14:textId="77777777" w:rsidR="002B7E5C" w:rsidRDefault="002B7E5C">
            <w:pPr>
              <w:pStyle w:val="TableParagraph"/>
              <w:spacing w:before="9"/>
              <w:rPr>
                <w:b/>
                <w:sz w:val="27"/>
              </w:rPr>
            </w:pPr>
          </w:p>
          <w:p w14:paraId="0E353289" w14:textId="77777777" w:rsidR="002B7E5C" w:rsidRDefault="002A6A61">
            <w:pPr>
              <w:pStyle w:val="TableParagraph"/>
              <w:ind w:left="94"/>
              <w:rPr>
                <w:sz w:val="24"/>
              </w:rPr>
            </w:pPr>
            <w:r>
              <w:rPr>
                <w:sz w:val="24"/>
              </w:rPr>
              <w:t>See Section E</w:t>
            </w:r>
          </w:p>
        </w:tc>
      </w:tr>
      <w:tr w:rsidR="002B7E5C" w14:paraId="2A9A4A89" w14:textId="77777777">
        <w:trPr>
          <w:trHeight w:val="910"/>
        </w:trPr>
        <w:tc>
          <w:tcPr>
            <w:tcW w:w="2250" w:type="dxa"/>
          </w:tcPr>
          <w:p w14:paraId="2081F498" w14:textId="77777777" w:rsidR="002B7E5C" w:rsidRDefault="002B7E5C">
            <w:pPr>
              <w:pStyle w:val="TableParagraph"/>
              <w:rPr>
                <w:rFonts w:ascii="Times New Roman"/>
              </w:rPr>
            </w:pPr>
          </w:p>
        </w:tc>
        <w:tc>
          <w:tcPr>
            <w:tcW w:w="2175" w:type="dxa"/>
          </w:tcPr>
          <w:p w14:paraId="34913F37" w14:textId="77777777" w:rsidR="002B7E5C" w:rsidRDefault="002B7E5C">
            <w:pPr>
              <w:pStyle w:val="TableParagraph"/>
              <w:spacing w:before="12"/>
              <w:rPr>
                <w:b/>
                <w:sz w:val="28"/>
              </w:rPr>
            </w:pPr>
          </w:p>
          <w:p w14:paraId="4332EC35" w14:textId="77777777" w:rsidR="002B7E5C" w:rsidRDefault="002A6A61">
            <w:pPr>
              <w:pStyle w:val="TableParagraph"/>
              <w:ind w:left="94"/>
              <w:rPr>
                <w:sz w:val="24"/>
              </w:rPr>
            </w:pPr>
            <w:r>
              <w:rPr>
                <w:sz w:val="24"/>
              </w:rPr>
              <w:t>A.H.1</w:t>
            </w:r>
          </w:p>
        </w:tc>
        <w:tc>
          <w:tcPr>
            <w:tcW w:w="2055" w:type="dxa"/>
          </w:tcPr>
          <w:p w14:paraId="139C952F" w14:textId="77777777" w:rsidR="002B7E5C" w:rsidRDefault="002B7E5C">
            <w:pPr>
              <w:pStyle w:val="TableParagraph"/>
              <w:spacing w:before="12"/>
              <w:rPr>
                <w:b/>
                <w:sz w:val="28"/>
              </w:rPr>
            </w:pPr>
          </w:p>
          <w:p w14:paraId="7913DD13" w14:textId="77777777" w:rsidR="002B7E5C" w:rsidRDefault="002A6A61">
            <w:pPr>
              <w:pStyle w:val="TableParagraph"/>
              <w:ind w:left="94"/>
              <w:rPr>
                <w:sz w:val="24"/>
              </w:rPr>
            </w:pPr>
            <w:r>
              <w:rPr>
                <w:sz w:val="24"/>
              </w:rPr>
              <w:t>High</w:t>
            </w:r>
          </w:p>
        </w:tc>
        <w:tc>
          <w:tcPr>
            <w:tcW w:w="2025" w:type="dxa"/>
          </w:tcPr>
          <w:p w14:paraId="0A151A2A" w14:textId="77777777" w:rsidR="002B7E5C" w:rsidRDefault="002B7E5C">
            <w:pPr>
              <w:pStyle w:val="TableParagraph"/>
              <w:spacing w:before="12"/>
              <w:rPr>
                <w:b/>
                <w:sz w:val="28"/>
              </w:rPr>
            </w:pPr>
          </w:p>
          <w:p w14:paraId="66998543" w14:textId="77777777" w:rsidR="002B7E5C" w:rsidRDefault="002A6A61">
            <w:pPr>
              <w:pStyle w:val="TableParagraph"/>
              <w:ind w:left="94"/>
              <w:rPr>
                <w:sz w:val="24"/>
              </w:rPr>
            </w:pPr>
            <w:r>
              <w:rPr>
                <w:sz w:val="24"/>
              </w:rPr>
              <w:t>See Section E</w:t>
            </w:r>
          </w:p>
        </w:tc>
      </w:tr>
      <w:tr w:rsidR="002B7E5C" w14:paraId="1BBC37EB" w14:textId="77777777">
        <w:trPr>
          <w:trHeight w:val="895"/>
        </w:trPr>
        <w:tc>
          <w:tcPr>
            <w:tcW w:w="2250" w:type="dxa"/>
          </w:tcPr>
          <w:p w14:paraId="7C2A3286" w14:textId="77777777" w:rsidR="002B7E5C" w:rsidRDefault="002B7E5C">
            <w:pPr>
              <w:pStyle w:val="TableParagraph"/>
              <w:rPr>
                <w:rFonts w:ascii="Times New Roman"/>
              </w:rPr>
            </w:pPr>
          </w:p>
        </w:tc>
        <w:tc>
          <w:tcPr>
            <w:tcW w:w="2175" w:type="dxa"/>
          </w:tcPr>
          <w:p w14:paraId="79E126D4" w14:textId="77777777" w:rsidR="002B7E5C" w:rsidRDefault="002B7E5C">
            <w:pPr>
              <w:pStyle w:val="TableParagraph"/>
              <w:spacing w:before="9"/>
              <w:rPr>
                <w:b/>
                <w:sz w:val="27"/>
              </w:rPr>
            </w:pPr>
          </w:p>
          <w:p w14:paraId="4D9B7F70" w14:textId="77777777" w:rsidR="002B7E5C" w:rsidRDefault="002A6A61">
            <w:pPr>
              <w:pStyle w:val="TableParagraph"/>
              <w:ind w:left="94"/>
              <w:rPr>
                <w:sz w:val="24"/>
              </w:rPr>
            </w:pPr>
            <w:r>
              <w:rPr>
                <w:sz w:val="24"/>
              </w:rPr>
              <w:t>A.H.2</w:t>
            </w:r>
          </w:p>
        </w:tc>
        <w:tc>
          <w:tcPr>
            <w:tcW w:w="2055" w:type="dxa"/>
          </w:tcPr>
          <w:p w14:paraId="6174BF3B" w14:textId="77777777" w:rsidR="002B7E5C" w:rsidRDefault="002B7E5C">
            <w:pPr>
              <w:pStyle w:val="TableParagraph"/>
              <w:spacing w:before="9"/>
              <w:rPr>
                <w:b/>
                <w:sz w:val="27"/>
              </w:rPr>
            </w:pPr>
          </w:p>
          <w:p w14:paraId="56D92894" w14:textId="77777777" w:rsidR="002B7E5C" w:rsidRDefault="002A6A61">
            <w:pPr>
              <w:pStyle w:val="TableParagraph"/>
              <w:ind w:left="94"/>
              <w:rPr>
                <w:sz w:val="24"/>
              </w:rPr>
            </w:pPr>
            <w:r>
              <w:rPr>
                <w:sz w:val="24"/>
              </w:rPr>
              <w:t>High</w:t>
            </w:r>
          </w:p>
        </w:tc>
        <w:tc>
          <w:tcPr>
            <w:tcW w:w="2025" w:type="dxa"/>
          </w:tcPr>
          <w:p w14:paraId="63F6900D" w14:textId="77777777" w:rsidR="002B7E5C" w:rsidRDefault="002B7E5C">
            <w:pPr>
              <w:pStyle w:val="TableParagraph"/>
              <w:spacing w:before="9"/>
              <w:rPr>
                <w:b/>
                <w:sz w:val="27"/>
              </w:rPr>
            </w:pPr>
          </w:p>
          <w:p w14:paraId="05013E35" w14:textId="77777777" w:rsidR="002B7E5C" w:rsidRDefault="002A6A61">
            <w:pPr>
              <w:pStyle w:val="TableParagraph"/>
              <w:ind w:left="94"/>
              <w:rPr>
                <w:sz w:val="24"/>
              </w:rPr>
            </w:pPr>
            <w:r>
              <w:rPr>
                <w:sz w:val="24"/>
              </w:rPr>
              <w:t>See Section E</w:t>
            </w:r>
          </w:p>
        </w:tc>
      </w:tr>
      <w:tr w:rsidR="002B7E5C" w14:paraId="63506872" w14:textId="77777777">
        <w:trPr>
          <w:trHeight w:val="910"/>
        </w:trPr>
        <w:tc>
          <w:tcPr>
            <w:tcW w:w="2250" w:type="dxa"/>
          </w:tcPr>
          <w:p w14:paraId="1EBA02D9" w14:textId="77777777" w:rsidR="002B7E5C" w:rsidRDefault="002B7E5C">
            <w:pPr>
              <w:pStyle w:val="TableParagraph"/>
              <w:rPr>
                <w:rFonts w:ascii="Times New Roman"/>
              </w:rPr>
            </w:pPr>
          </w:p>
        </w:tc>
        <w:tc>
          <w:tcPr>
            <w:tcW w:w="2175" w:type="dxa"/>
          </w:tcPr>
          <w:p w14:paraId="610BF574" w14:textId="77777777" w:rsidR="002B7E5C" w:rsidRDefault="002B7E5C">
            <w:pPr>
              <w:pStyle w:val="TableParagraph"/>
              <w:spacing w:before="12"/>
              <w:rPr>
                <w:b/>
                <w:sz w:val="28"/>
              </w:rPr>
            </w:pPr>
          </w:p>
          <w:p w14:paraId="22D44CF1" w14:textId="77777777" w:rsidR="002B7E5C" w:rsidRDefault="002A6A61">
            <w:pPr>
              <w:pStyle w:val="TableParagraph"/>
              <w:ind w:left="94"/>
              <w:rPr>
                <w:sz w:val="24"/>
              </w:rPr>
            </w:pPr>
            <w:r>
              <w:rPr>
                <w:sz w:val="24"/>
              </w:rPr>
              <w:t>A.H.3</w:t>
            </w:r>
          </w:p>
        </w:tc>
        <w:tc>
          <w:tcPr>
            <w:tcW w:w="2055" w:type="dxa"/>
          </w:tcPr>
          <w:p w14:paraId="45987F4F" w14:textId="77777777" w:rsidR="002B7E5C" w:rsidRDefault="002B7E5C">
            <w:pPr>
              <w:pStyle w:val="TableParagraph"/>
              <w:spacing w:before="12"/>
              <w:rPr>
                <w:b/>
                <w:sz w:val="28"/>
              </w:rPr>
            </w:pPr>
          </w:p>
          <w:p w14:paraId="0658D7AA" w14:textId="77777777" w:rsidR="002B7E5C" w:rsidRDefault="002A6A61">
            <w:pPr>
              <w:pStyle w:val="TableParagraph"/>
              <w:ind w:left="94"/>
              <w:rPr>
                <w:sz w:val="24"/>
              </w:rPr>
            </w:pPr>
            <w:r>
              <w:rPr>
                <w:sz w:val="24"/>
              </w:rPr>
              <w:t>High</w:t>
            </w:r>
          </w:p>
        </w:tc>
        <w:tc>
          <w:tcPr>
            <w:tcW w:w="2025" w:type="dxa"/>
          </w:tcPr>
          <w:p w14:paraId="19563FB2" w14:textId="77777777" w:rsidR="002B7E5C" w:rsidRDefault="002B7E5C">
            <w:pPr>
              <w:pStyle w:val="TableParagraph"/>
              <w:spacing w:before="12"/>
              <w:rPr>
                <w:b/>
                <w:sz w:val="28"/>
              </w:rPr>
            </w:pPr>
          </w:p>
          <w:p w14:paraId="1CD64637" w14:textId="77777777" w:rsidR="002B7E5C" w:rsidRDefault="002A6A61">
            <w:pPr>
              <w:pStyle w:val="TableParagraph"/>
              <w:ind w:left="94"/>
              <w:rPr>
                <w:sz w:val="24"/>
              </w:rPr>
            </w:pPr>
            <w:r>
              <w:rPr>
                <w:sz w:val="24"/>
              </w:rPr>
              <w:t>See Section E</w:t>
            </w:r>
          </w:p>
        </w:tc>
      </w:tr>
    </w:tbl>
    <w:p w14:paraId="1EC3CDA9" w14:textId="77777777" w:rsidR="002B7E5C" w:rsidRDefault="002B7E5C">
      <w:pPr>
        <w:rPr>
          <w:sz w:val="24"/>
        </w:rPr>
        <w:sectPr w:rsidR="002B7E5C">
          <w:pgSz w:w="12240" w:h="15840"/>
          <w:pgMar w:top="1440" w:right="580" w:bottom="920" w:left="760" w:header="0" w:footer="729" w:gutter="0"/>
          <w:cols w:space="720"/>
        </w:sectPr>
      </w:pPr>
    </w:p>
    <w:p w14:paraId="58B5839E" w14:textId="77777777" w:rsidR="002B7E5C" w:rsidRDefault="002A6A61">
      <w:pPr>
        <w:pStyle w:val="ListParagraph"/>
        <w:numPr>
          <w:ilvl w:val="0"/>
          <w:numId w:val="6"/>
        </w:numPr>
        <w:tabs>
          <w:tab w:val="left" w:pos="1008"/>
        </w:tabs>
        <w:spacing w:before="10"/>
        <w:ind w:left="1007" w:hanging="328"/>
        <w:rPr>
          <w:b/>
          <w:sz w:val="32"/>
        </w:rPr>
      </w:pPr>
      <w:commentRangeStart w:id="10"/>
      <w:r>
        <w:rPr>
          <w:b/>
          <w:sz w:val="32"/>
        </w:rPr>
        <w:lastRenderedPageBreak/>
        <w:t>Sketches</w:t>
      </w:r>
      <w:commentRangeEnd w:id="10"/>
      <w:r w:rsidR="001419A3">
        <w:rPr>
          <w:rStyle w:val="CommentReference"/>
        </w:rPr>
        <w:commentReference w:id="10"/>
      </w:r>
    </w:p>
    <w:p w14:paraId="46871938" w14:textId="77777777" w:rsidR="002B7E5C" w:rsidRDefault="002A6A61">
      <w:pPr>
        <w:pStyle w:val="BodyText"/>
        <w:spacing w:before="7"/>
        <w:rPr>
          <w:b/>
          <w:sz w:val="23"/>
        </w:rPr>
      </w:pPr>
      <w:r>
        <w:rPr>
          <w:noProof/>
        </w:rPr>
        <w:drawing>
          <wp:anchor distT="0" distB="0" distL="0" distR="0" simplePos="0" relativeHeight="251651584" behindDoc="0" locked="0" layoutInCell="1" allowOverlap="1" wp14:anchorId="6A17ED8A" wp14:editId="3300C05E">
            <wp:simplePos x="0" y="0"/>
            <wp:positionH relativeFrom="page">
              <wp:posOffset>1252533</wp:posOffset>
            </wp:positionH>
            <wp:positionV relativeFrom="paragraph">
              <wp:posOffset>207565</wp:posOffset>
            </wp:positionV>
            <wp:extent cx="5287307" cy="72866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287307" cy="7286625"/>
                    </a:xfrm>
                    <a:prstGeom prst="rect">
                      <a:avLst/>
                    </a:prstGeom>
                  </pic:spPr>
                </pic:pic>
              </a:graphicData>
            </a:graphic>
          </wp:anchor>
        </w:drawing>
      </w:r>
    </w:p>
    <w:p w14:paraId="47DF447F" w14:textId="77777777" w:rsidR="002B7E5C" w:rsidRDefault="002B7E5C">
      <w:pPr>
        <w:pStyle w:val="BodyText"/>
        <w:spacing w:before="10"/>
        <w:rPr>
          <w:b/>
          <w:sz w:val="29"/>
        </w:rPr>
      </w:pPr>
    </w:p>
    <w:p w14:paraId="5B539D18" w14:textId="77777777" w:rsidR="002B7E5C" w:rsidRDefault="002A6A61">
      <w:pPr>
        <w:pStyle w:val="BodyText"/>
        <w:spacing w:before="1"/>
        <w:ind w:right="179"/>
        <w:jc w:val="center"/>
      </w:pPr>
      <w:r>
        <w:t>Figure 1: Home Page Post-Login</w:t>
      </w:r>
    </w:p>
    <w:p w14:paraId="31BE7D35" w14:textId="77777777" w:rsidR="002B7E5C" w:rsidRDefault="002B7E5C">
      <w:pPr>
        <w:jc w:val="center"/>
        <w:sectPr w:rsidR="002B7E5C">
          <w:pgSz w:w="12240" w:h="15840"/>
          <w:pgMar w:top="1440" w:right="580" w:bottom="920" w:left="760" w:header="0" w:footer="729" w:gutter="0"/>
          <w:cols w:space="720"/>
        </w:sectPr>
      </w:pPr>
    </w:p>
    <w:p w14:paraId="73D62BC6" w14:textId="77777777" w:rsidR="002B7E5C" w:rsidRDefault="002B7E5C">
      <w:pPr>
        <w:pStyle w:val="BodyText"/>
        <w:rPr>
          <w:sz w:val="20"/>
        </w:rPr>
      </w:pPr>
    </w:p>
    <w:p w14:paraId="7A5A3CBE" w14:textId="77777777" w:rsidR="002B7E5C" w:rsidRDefault="002B7E5C">
      <w:pPr>
        <w:pStyle w:val="BodyText"/>
        <w:spacing w:before="10"/>
      </w:pPr>
    </w:p>
    <w:p w14:paraId="72D941ED" w14:textId="77777777" w:rsidR="002B7E5C" w:rsidRDefault="002A6A61">
      <w:pPr>
        <w:pStyle w:val="BodyText"/>
        <w:ind w:left="1257"/>
        <w:rPr>
          <w:sz w:val="20"/>
        </w:rPr>
      </w:pPr>
      <w:r>
        <w:rPr>
          <w:noProof/>
          <w:sz w:val="20"/>
        </w:rPr>
        <w:drawing>
          <wp:inline distT="0" distB="0" distL="0" distR="0" wp14:anchorId="3EE0ABF1" wp14:editId="4C311591">
            <wp:extent cx="5165030" cy="701887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165030" cy="7018877"/>
                    </a:xfrm>
                    <a:prstGeom prst="rect">
                      <a:avLst/>
                    </a:prstGeom>
                  </pic:spPr>
                </pic:pic>
              </a:graphicData>
            </a:graphic>
          </wp:inline>
        </w:drawing>
      </w:r>
    </w:p>
    <w:p w14:paraId="13C31983" w14:textId="77777777" w:rsidR="002B7E5C" w:rsidRDefault="002B7E5C">
      <w:pPr>
        <w:pStyle w:val="BodyText"/>
        <w:rPr>
          <w:sz w:val="20"/>
        </w:rPr>
      </w:pPr>
    </w:p>
    <w:p w14:paraId="3EB6662B" w14:textId="77777777" w:rsidR="002B7E5C" w:rsidRDefault="002B7E5C">
      <w:pPr>
        <w:pStyle w:val="BodyText"/>
        <w:spacing w:before="6"/>
        <w:rPr>
          <w:sz w:val="18"/>
        </w:rPr>
      </w:pPr>
    </w:p>
    <w:p w14:paraId="767A6692" w14:textId="77777777" w:rsidR="002B7E5C" w:rsidRDefault="002A6A61">
      <w:pPr>
        <w:pStyle w:val="BodyText"/>
        <w:ind w:right="181"/>
        <w:jc w:val="center"/>
      </w:pPr>
      <w:r>
        <w:t>Figure 2: Account Creation Page</w:t>
      </w:r>
    </w:p>
    <w:p w14:paraId="50BDDEE8" w14:textId="77777777" w:rsidR="002B7E5C" w:rsidRDefault="002B7E5C">
      <w:pPr>
        <w:jc w:val="center"/>
        <w:sectPr w:rsidR="002B7E5C">
          <w:pgSz w:w="12240" w:h="15840"/>
          <w:pgMar w:top="1500" w:right="580" w:bottom="1000" w:left="760" w:header="0" w:footer="729" w:gutter="0"/>
          <w:cols w:space="720"/>
        </w:sectPr>
      </w:pPr>
    </w:p>
    <w:p w14:paraId="1F1D4B77" w14:textId="77777777" w:rsidR="002B7E5C" w:rsidRDefault="002A6A61">
      <w:pPr>
        <w:pStyle w:val="BodyText"/>
        <w:ind w:left="710"/>
        <w:rPr>
          <w:sz w:val="20"/>
        </w:rPr>
      </w:pPr>
      <w:r>
        <w:rPr>
          <w:noProof/>
          <w:sz w:val="20"/>
        </w:rPr>
        <w:lastRenderedPageBreak/>
        <w:drawing>
          <wp:inline distT="0" distB="0" distL="0" distR="0" wp14:anchorId="12152D6D" wp14:editId="517C6897">
            <wp:extent cx="6108772" cy="78295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6108772" cy="7829550"/>
                    </a:xfrm>
                    <a:prstGeom prst="rect">
                      <a:avLst/>
                    </a:prstGeom>
                  </pic:spPr>
                </pic:pic>
              </a:graphicData>
            </a:graphic>
          </wp:inline>
        </w:drawing>
      </w:r>
    </w:p>
    <w:p w14:paraId="41E4DE43" w14:textId="77777777" w:rsidR="002B7E5C" w:rsidRDefault="002B7E5C">
      <w:pPr>
        <w:pStyle w:val="BodyText"/>
        <w:spacing w:before="3"/>
        <w:rPr>
          <w:sz w:val="19"/>
        </w:rPr>
      </w:pPr>
    </w:p>
    <w:p w14:paraId="042F7581" w14:textId="77777777" w:rsidR="002B7E5C" w:rsidRDefault="002A6A61">
      <w:pPr>
        <w:pStyle w:val="BodyText"/>
        <w:spacing w:before="51"/>
        <w:ind w:right="193"/>
        <w:jc w:val="center"/>
      </w:pPr>
      <w:r>
        <w:t>Figure 3: Confirmation Page</w:t>
      </w:r>
    </w:p>
    <w:p w14:paraId="2BBB7C14" w14:textId="77777777" w:rsidR="002B7E5C" w:rsidRDefault="002B7E5C">
      <w:pPr>
        <w:jc w:val="center"/>
        <w:sectPr w:rsidR="002B7E5C">
          <w:pgSz w:w="12240" w:h="15840"/>
          <w:pgMar w:top="1480" w:right="580" w:bottom="1000" w:left="760" w:header="0" w:footer="729" w:gutter="0"/>
          <w:cols w:space="720"/>
        </w:sectPr>
      </w:pPr>
    </w:p>
    <w:p w14:paraId="5293D72B" w14:textId="77777777" w:rsidR="002B7E5C" w:rsidRDefault="002A6A61">
      <w:pPr>
        <w:pStyle w:val="BodyText"/>
        <w:ind w:left="710"/>
        <w:rPr>
          <w:sz w:val="20"/>
        </w:rPr>
      </w:pPr>
      <w:r>
        <w:rPr>
          <w:noProof/>
          <w:sz w:val="20"/>
        </w:rPr>
        <w:lastRenderedPageBreak/>
        <w:drawing>
          <wp:inline distT="0" distB="0" distL="0" distR="0" wp14:anchorId="2CC55953" wp14:editId="2A009148">
            <wp:extent cx="6044355" cy="778497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6044355" cy="7784973"/>
                    </a:xfrm>
                    <a:prstGeom prst="rect">
                      <a:avLst/>
                    </a:prstGeom>
                  </pic:spPr>
                </pic:pic>
              </a:graphicData>
            </a:graphic>
          </wp:inline>
        </w:drawing>
      </w:r>
    </w:p>
    <w:p w14:paraId="0CB2668A" w14:textId="77777777" w:rsidR="002B7E5C" w:rsidRDefault="002B7E5C">
      <w:pPr>
        <w:pStyle w:val="BodyText"/>
        <w:spacing w:before="10"/>
        <w:rPr>
          <w:sz w:val="18"/>
        </w:rPr>
      </w:pPr>
    </w:p>
    <w:p w14:paraId="33146E69" w14:textId="77777777" w:rsidR="002B7E5C" w:rsidRDefault="002A6A61">
      <w:pPr>
        <w:pStyle w:val="BodyText"/>
        <w:spacing w:before="51"/>
        <w:ind w:right="178"/>
        <w:jc w:val="center"/>
      </w:pPr>
      <w:r>
        <w:t>Figure 4: Login Page</w:t>
      </w:r>
    </w:p>
    <w:p w14:paraId="31DC876A" w14:textId="77777777" w:rsidR="002B7E5C" w:rsidRDefault="002B7E5C">
      <w:pPr>
        <w:jc w:val="center"/>
        <w:sectPr w:rsidR="002B7E5C">
          <w:pgSz w:w="12240" w:h="15840"/>
          <w:pgMar w:top="1480" w:right="580" w:bottom="1000" w:left="760" w:header="0" w:footer="729" w:gutter="0"/>
          <w:cols w:space="720"/>
        </w:sectPr>
      </w:pPr>
    </w:p>
    <w:p w14:paraId="7443BC1B" w14:textId="77777777" w:rsidR="002B7E5C" w:rsidRDefault="002A6A61">
      <w:pPr>
        <w:pStyle w:val="BodyText"/>
        <w:ind w:left="710"/>
        <w:rPr>
          <w:sz w:val="20"/>
        </w:rPr>
      </w:pPr>
      <w:r>
        <w:rPr>
          <w:noProof/>
          <w:sz w:val="20"/>
        </w:rPr>
        <w:lastRenderedPageBreak/>
        <w:drawing>
          <wp:inline distT="0" distB="0" distL="0" distR="0" wp14:anchorId="72D23F9C" wp14:editId="06DF3651">
            <wp:extent cx="6039632" cy="783907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6039632" cy="7839075"/>
                    </a:xfrm>
                    <a:prstGeom prst="rect">
                      <a:avLst/>
                    </a:prstGeom>
                  </pic:spPr>
                </pic:pic>
              </a:graphicData>
            </a:graphic>
          </wp:inline>
        </w:drawing>
      </w:r>
    </w:p>
    <w:p w14:paraId="65944667" w14:textId="77777777" w:rsidR="002B7E5C" w:rsidRDefault="002B7E5C">
      <w:pPr>
        <w:pStyle w:val="BodyText"/>
        <w:rPr>
          <w:sz w:val="18"/>
        </w:rPr>
      </w:pPr>
    </w:p>
    <w:p w14:paraId="045DBB28" w14:textId="77777777" w:rsidR="002B7E5C" w:rsidRDefault="002A6A61">
      <w:pPr>
        <w:pStyle w:val="BodyText"/>
        <w:spacing w:before="51"/>
        <w:ind w:right="194"/>
        <w:jc w:val="center"/>
      </w:pPr>
      <w:r>
        <w:t>Figure 5: Statistics Page</w:t>
      </w:r>
    </w:p>
    <w:p w14:paraId="1AE1A9ED" w14:textId="77777777" w:rsidR="002B7E5C" w:rsidRDefault="002B7E5C">
      <w:pPr>
        <w:jc w:val="center"/>
        <w:sectPr w:rsidR="002B7E5C">
          <w:pgSz w:w="12240" w:h="15840"/>
          <w:pgMar w:top="1480" w:right="580" w:bottom="1000" w:left="760" w:header="0" w:footer="729" w:gutter="0"/>
          <w:cols w:space="720"/>
        </w:sectPr>
      </w:pPr>
    </w:p>
    <w:p w14:paraId="5E40AC02" w14:textId="77777777" w:rsidR="002B7E5C" w:rsidRDefault="002A6A61">
      <w:pPr>
        <w:pStyle w:val="BodyText"/>
        <w:ind w:left="920"/>
        <w:rPr>
          <w:sz w:val="20"/>
        </w:rPr>
      </w:pPr>
      <w:r>
        <w:rPr>
          <w:noProof/>
          <w:sz w:val="20"/>
        </w:rPr>
        <w:lastRenderedPageBreak/>
        <w:drawing>
          <wp:inline distT="0" distB="0" distL="0" distR="0" wp14:anchorId="3C33719B" wp14:editId="1C9A1948">
            <wp:extent cx="5666167" cy="73152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666167" cy="7315200"/>
                    </a:xfrm>
                    <a:prstGeom prst="rect">
                      <a:avLst/>
                    </a:prstGeom>
                  </pic:spPr>
                </pic:pic>
              </a:graphicData>
            </a:graphic>
          </wp:inline>
        </w:drawing>
      </w:r>
    </w:p>
    <w:p w14:paraId="7213AA6E" w14:textId="77777777" w:rsidR="002B7E5C" w:rsidRDefault="002B7E5C">
      <w:pPr>
        <w:pStyle w:val="BodyText"/>
        <w:spacing w:before="5"/>
        <w:rPr>
          <w:sz w:val="18"/>
        </w:rPr>
      </w:pPr>
    </w:p>
    <w:p w14:paraId="777E38C4" w14:textId="77777777" w:rsidR="002B7E5C" w:rsidRDefault="002A6A61">
      <w:pPr>
        <w:pStyle w:val="BodyText"/>
        <w:spacing w:before="51"/>
        <w:ind w:right="198"/>
        <w:jc w:val="center"/>
      </w:pPr>
      <w:r>
        <w:t>Figure 6: Rate Audio Page</w:t>
      </w:r>
    </w:p>
    <w:p w14:paraId="4054AC51" w14:textId="77777777" w:rsidR="002B7E5C" w:rsidRDefault="002B7E5C">
      <w:pPr>
        <w:jc w:val="center"/>
        <w:sectPr w:rsidR="002B7E5C">
          <w:pgSz w:w="12240" w:h="15840"/>
          <w:pgMar w:top="1460" w:right="580" w:bottom="1000" w:left="760" w:header="0" w:footer="729" w:gutter="0"/>
          <w:cols w:space="720"/>
        </w:sectPr>
      </w:pPr>
    </w:p>
    <w:p w14:paraId="0B6375AC" w14:textId="77777777" w:rsidR="002B7E5C" w:rsidRDefault="002A6A61">
      <w:pPr>
        <w:pStyle w:val="BodyText"/>
        <w:ind w:left="710"/>
        <w:rPr>
          <w:sz w:val="20"/>
        </w:rPr>
      </w:pPr>
      <w:r>
        <w:rPr>
          <w:noProof/>
          <w:sz w:val="20"/>
        </w:rPr>
        <w:lastRenderedPageBreak/>
        <w:drawing>
          <wp:inline distT="0" distB="0" distL="0" distR="0" wp14:anchorId="5EC8AE0E" wp14:editId="53CA3330">
            <wp:extent cx="5992876" cy="773763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992876" cy="7737633"/>
                    </a:xfrm>
                    <a:prstGeom prst="rect">
                      <a:avLst/>
                    </a:prstGeom>
                  </pic:spPr>
                </pic:pic>
              </a:graphicData>
            </a:graphic>
          </wp:inline>
        </w:drawing>
      </w:r>
    </w:p>
    <w:p w14:paraId="01A5FD96" w14:textId="77777777" w:rsidR="002B7E5C" w:rsidRDefault="002B7E5C">
      <w:pPr>
        <w:pStyle w:val="BodyText"/>
        <w:spacing w:before="4"/>
        <w:rPr>
          <w:sz w:val="27"/>
        </w:rPr>
      </w:pPr>
    </w:p>
    <w:p w14:paraId="57FE1C83" w14:textId="77777777" w:rsidR="002B7E5C" w:rsidRDefault="002A6A61">
      <w:pPr>
        <w:pStyle w:val="BodyText"/>
        <w:spacing w:before="52"/>
        <w:ind w:right="180"/>
        <w:jc w:val="center"/>
      </w:pPr>
      <w:r>
        <w:t>Figure 7: Upload Audio Page</w:t>
      </w:r>
    </w:p>
    <w:p w14:paraId="4A98B032" w14:textId="77777777" w:rsidR="002B7E5C" w:rsidRDefault="002B7E5C">
      <w:pPr>
        <w:jc w:val="center"/>
        <w:sectPr w:rsidR="002B7E5C">
          <w:pgSz w:w="12240" w:h="15840"/>
          <w:pgMar w:top="1480" w:right="580" w:bottom="1000" w:left="760" w:header="0" w:footer="729" w:gutter="0"/>
          <w:cols w:space="720"/>
        </w:sectPr>
      </w:pPr>
    </w:p>
    <w:p w14:paraId="5EAC54F7" w14:textId="77777777" w:rsidR="002B7E5C" w:rsidRDefault="002A6A61">
      <w:pPr>
        <w:pStyle w:val="BodyText"/>
        <w:ind w:left="710"/>
        <w:rPr>
          <w:sz w:val="20"/>
        </w:rPr>
      </w:pPr>
      <w:r>
        <w:rPr>
          <w:noProof/>
          <w:sz w:val="20"/>
        </w:rPr>
        <w:lastRenderedPageBreak/>
        <w:drawing>
          <wp:inline distT="0" distB="0" distL="0" distR="0" wp14:anchorId="0F1AAC0E" wp14:editId="0D4752FB">
            <wp:extent cx="6043886" cy="775173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6043886" cy="7751730"/>
                    </a:xfrm>
                    <a:prstGeom prst="rect">
                      <a:avLst/>
                    </a:prstGeom>
                  </pic:spPr>
                </pic:pic>
              </a:graphicData>
            </a:graphic>
          </wp:inline>
        </w:drawing>
      </w:r>
    </w:p>
    <w:p w14:paraId="144469AA" w14:textId="77777777" w:rsidR="002B7E5C" w:rsidRDefault="002B7E5C">
      <w:pPr>
        <w:pStyle w:val="BodyText"/>
        <w:spacing w:before="9"/>
        <w:rPr>
          <w:sz w:val="26"/>
        </w:rPr>
      </w:pPr>
    </w:p>
    <w:p w14:paraId="1F9661BF" w14:textId="77777777" w:rsidR="002B7E5C" w:rsidRDefault="002A6A61">
      <w:pPr>
        <w:pStyle w:val="BodyText"/>
        <w:spacing w:before="52"/>
        <w:ind w:right="191"/>
        <w:jc w:val="center"/>
      </w:pPr>
      <w:r>
        <w:t>Figure 8: View Audio Page</w:t>
      </w:r>
    </w:p>
    <w:p w14:paraId="67309EB2" w14:textId="77777777" w:rsidR="002B7E5C" w:rsidRDefault="002B7E5C">
      <w:pPr>
        <w:jc w:val="center"/>
        <w:sectPr w:rsidR="002B7E5C">
          <w:pgSz w:w="12240" w:h="15840"/>
          <w:pgMar w:top="1480" w:right="580" w:bottom="1000" w:left="760" w:header="0" w:footer="729" w:gutter="0"/>
          <w:cols w:space="720"/>
        </w:sectPr>
      </w:pPr>
    </w:p>
    <w:p w14:paraId="4F45095A" w14:textId="77777777" w:rsidR="002B7E5C" w:rsidRDefault="002A6A61">
      <w:pPr>
        <w:pStyle w:val="BodyText"/>
        <w:ind w:left="717"/>
        <w:rPr>
          <w:sz w:val="20"/>
        </w:rPr>
      </w:pPr>
      <w:r>
        <w:rPr>
          <w:noProof/>
          <w:sz w:val="20"/>
        </w:rPr>
        <w:lastRenderedPageBreak/>
        <w:drawing>
          <wp:inline distT="0" distB="0" distL="0" distR="0" wp14:anchorId="04471C03" wp14:editId="370A54BD">
            <wp:extent cx="6003775" cy="777240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6003775" cy="7772400"/>
                    </a:xfrm>
                    <a:prstGeom prst="rect">
                      <a:avLst/>
                    </a:prstGeom>
                  </pic:spPr>
                </pic:pic>
              </a:graphicData>
            </a:graphic>
          </wp:inline>
        </w:drawing>
      </w:r>
    </w:p>
    <w:p w14:paraId="268490BF" w14:textId="77777777" w:rsidR="002B7E5C" w:rsidRDefault="002B7E5C">
      <w:pPr>
        <w:pStyle w:val="BodyText"/>
        <w:spacing w:before="3"/>
        <w:rPr>
          <w:sz w:val="19"/>
        </w:rPr>
      </w:pPr>
    </w:p>
    <w:p w14:paraId="46B1BB10" w14:textId="77777777" w:rsidR="002B7E5C" w:rsidRDefault="002A6A61">
      <w:pPr>
        <w:pStyle w:val="BodyText"/>
        <w:spacing w:before="51"/>
        <w:ind w:right="196"/>
        <w:jc w:val="center"/>
      </w:pPr>
      <w:r>
        <w:t>Figure 9: Trim Audio Page</w:t>
      </w:r>
    </w:p>
    <w:p w14:paraId="2B624030" w14:textId="77777777" w:rsidR="002B7E5C" w:rsidRDefault="002B7E5C">
      <w:pPr>
        <w:jc w:val="center"/>
        <w:sectPr w:rsidR="002B7E5C">
          <w:pgSz w:w="12240" w:h="15840"/>
          <w:pgMar w:top="1480" w:right="580" w:bottom="1000" w:left="760" w:header="0" w:footer="729" w:gutter="0"/>
          <w:cols w:space="720"/>
        </w:sectPr>
      </w:pPr>
    </w:p>
    <w:p w14:paraId="73453013" w14:textId="77777777" w:rsidR="002B7E5C" w:rsidRDefault="002A6A61">
      <w:pPr>
        <w:pStyle w:val="Heading2"/>
        <w:numPr>
          <w:ilvl w:val="0"/>
          <w:numId w:val="6"/>
        </w:numPr>
        <w:tabs>
          <w:tab w:val="left" w:pos="1040"/>
        </w:tabs>
        <w:ind w:left="1039" w:hanging="360"/>
      </w:pPr>
      <w:r>
        <w:lastRenderedPageBreak/>
        <w:t>Storyboards</w:t>
      </w:r>
    </w:p>
    <w:p w14:paraId="40524369" w14:textId="77777777" w:rsidR="002B7E5C" w:rsidRDefault="002A6A61">
      <w:pPr>
        <w:pStyle w:val="Heading3"/>
        <w:spacing w:before="166"/>
      </w:pPr>
      <w:r>
        <w:rPr>
          <w:noProof/>
        </w:rPr>
        <w:drawing>
          <wp:anchor distT="0" distB="0" distL="0" distR="0" simplePos="0" relativeHeight="251652608" behindDoc="0" locked="0" layoutInCell="1" allowOverlap="1" wp14:anchorId="2261B299" wp14:editId="190D6C8E">
            <wp:simplePos x="0" y="0"/>
            <wp:positionH relativeFrom="page">
              <wp:posOffset>1052322</wp:posOffset>
            </wp:positionH>
            <wp:positionV relativeFrom="paragraph">
              <wp:posOffset>336242</wp:posOffset>
            </wp:positionV>
            <wp:extent cx="5659104" cy="332994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659104" cy="3329940"/>
                    </a:xfrm>
                    <a:prstGeom prst="rect">
                      <a:avLst/>
                    </a:prstGeom>
                  </pic:spPr>
                </pic:pic>
              </a:graphicData>
            </a:graphic>
          </wp:anchor>
        </w:drawing>
      </w:r>
      <w:r>
        <w:t>Scenario I</w:t>
      </w:r>
    </w:p>
    <w:p w14:paraId="2EF0EC63" w14:textId="77777777" w:rsidR="002B7E5C" w:rsidRDefault="002B7E5C">
      <w:pPr>
        <w:sectPr w:rsidR="002B7E5C">
          <w:pgSz w:w="12240" w:h="15840"/>
          <w:pgMar w:top="1440" w:right="580" w:bottom="1000" w:left="760" w:header="0" w:footer="729" w:gutter="0"/>
          <w:cols w:space="720"/>
        </w:sectPr>
      </w:pPr>
    </w:p>
    <w:p w14:paraId="6BA95240" w14:textId="77777777" w:rsidR="002B7E5C" w:rsidRDefault="002A6A61">
      <w:pPr>
        <w:spacing w:before="36"/>
        <w:ind w:left="680"/>
        <w:rPr>
          <w:b/>
          <w:sz w:val="24"/>
        </w:rPr>
      </w:pPr>
      <w:r>
        <w:rPr>
          <w:noProof/>
        </w:rPr>
        <w:lastRenderedPageBreak/>
        <w:drawing>
          <wp:anchor distT="0" distB="0" distL="0" distR="0" simplePos="0" relativeHeight="251653632" behindDoc="0" locked="0" layoutInCell="1" allowOverlap="1" wp14:anchorId="330A3650" wp14:editId="29D273C7">
            <wp:simplePos x="0" y="0"/>
            <wp:positionH relativeFrom="page">
              <wp:posOffset>938204</wp:posOffset>
            </wp:positionH>
            <wp:positionV relativeFrom="paragraph">
              <wp:posOffset>258456</wp:posOffset>
            </wp:positionV>
            <wp:extent cx="6385683" cy="487375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6385683" cy="4873752"/>
                    </a:xfrm>
                    <a:prstGeom prst="rect">
                      <a:avLst/>
                    </a:prstGeom>
                  </pic:spPr>
                </pic:pic>
              </a:graphicData>
            </a:graphic>
          </wp:anchor>
        </w:drawing>
      </w:r>
      <w:r>
        <w:rPr>
          <w:b/>
          <w:sz w:val="24"/>
        </w:rPr>
        <w:t>Scenario II</w:t>
      </w:r>
    </w:p>
    <w:p w14:paraId="59C55B9B" w14:textId="77777777" w:rsidR="002B7E5C" w:rsidRDefault="002B7E5C">
      <w:pPr>
        <w:rPr>
          <w:sz w:val="24"/>
        </w:rPr>
        <w:sectPr w:rsidR="002B7E5C">
          <w:pgSz w:w="12240" w:h="15840"/>
          <w:pgMar w:top="1400" w:right="580" w:bottom="1000" w:left="760" w:header="0" w:footer="729" w:gutter="0"/>
          <w:cols w:space="720"/>
        </w:sectPr>
      </w:pPr>
    </w:p>
    <w:p w14:paraId="03583AFB" w14:textId="77777777" w:rsidR="002B7E5C" w:rsidRDefault="002A6A61">
      <w:pPr>
        <w:spacing w:before="36"/>
        <w:ind w:left="680"/>
        <w:rPr>
          <w:b/>
          <w:sz w:val="24"/>
        </w:rPr>
      </w:pPr>
      <w:r>
        <w:rPr>
          <w:b/>
          <w:sz w:val="24"/>
        </w:rPr>
        <w:lastRenderedPageBreak/>
        <w:t>Scenario III</w:t>
      </w:r>
    </w:p>
    <w:p w14:paraId="6ADB5159" w14:textId="77777777" w:rsidR="002B7E5C" w:rsidRDefault="002A6A61">
      <w:pPr>
        <w:pStyle w:val="BodyText"/>
        <w:spacing w:before="11"/>
        <w:rPr>
          <w:b/>
          <w:sz w:val="14"/>
        </w:rPr>
      </w:pPr>
      <w:r>
        <w:rPr>
          <w:noProof/>
        </w:rPr>
        <w:drawing>
          <wp:anchor distT="0" distB="0" distL="0" distR="0" simplePos="0" relativeHeight="251654656" behindDoc="0" locked="0" layoutInCell="1" allowOverlap="1" wp14:anchorId="09B07589" wp14:editId="5199ACE2">
            <wp:simplePos x="0" y="0"/>
            <wp:positionH relativeFrom="page">
              <wp:posOffset>552450</wp:posOffset>
            </wp:positionH>
            <wp:positionV relativeFrom="paragraph">
              <wp:posOffset>140354</wp:posOffset>
            </wp:positionV>
            <wp:extent cx="6774498" cy="521408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6774498" cy="5214080"/>
                    </a:xfrm>
                    <a:prstGeom prst="rect">
                      <a:avLst/>
                    </a:prstGeom>
                  </pic:spPr>
                </pic:pic>
              </a:graphicData>
            </a:graphic>
          </wp:anchor>
        </w:drawing>
      </w:r>
    </w:p>
    <w:p w14:paraId="7ACCBCF0" w14:textId="77777777" w:rsidR="002B7E5C" w:rsidRDefault="002B7E5C">
      <w:pPr>
        <w:rPr>
          <w:sz w:val="14"/>
        </w:rPr>
        <w:sectPr w:rsidR="002B7E5C">
          <w:pgSz w:w="12240" w:h="15840"/>
          <w:pgMar w:top="1400" w:right="580" w:bottom="1000" w:left="760" w:header="0" w:footer="729" w:gutter="0"/>
          <w:cols w:space="720"/>
        </w:sectPr>
      </w:pPr>
    </w:p>
    <w:p w14:paraId="1B793BE6" w14:textId="77777777" w:rsidR="002B7E5C" w:rsidRDefault="002A6A61">
      <w:pPr>
        <w:spacing w:before="36"/>
        <w:ind w:left="680"/>
        <w:rPr>
          <w:b/>
          <w:sz w:val="24"/>
        </w:rPr>
      </w:pPr>
      <w:r>
        <w:rPr>
          <w:b/>
          <w:sz w:val="24"/>
        </w:rPr>
        <w:lastRenderedPageBreak/>
        <w:t>Scenario IV</w:t>
      </w:r>
    </w:p>
    <w:p w14:paraId="14FBB203" w14:textId="77777777" w:rsidR="002B7E5C" w:rsidRDefault="002B7E5C">
      <w:pPr>
        <w:pStyle w:val="BodyText"/>
        <w:rPr>
          <w:b/>
          <w:sz w:val="20"/>
        </w:rPr>
      </w:pPr>
    </w:p>
    <w:p w14:paraId="16E8CD32" w14:textId="77777777" w:rsidR="002B7E5C" w:rsidRDefault="002B7E5C">
      <w:pPr>
        <w:pStyle w:val="BodyText"/>
        <w:rPr>
          <w:b/>
          <w:sz w:val="20"/>
        </w:rPr>
      </w:pPr>
    </w:p>
    <w:p w14:paraId="7C14C22A" w14:textId="77777777" w:rsidR="002B7E5C" w:rsidRDefault="002B7E5C">
      <w:pPr>
        <w:pStyle w:val="BodyText"/>
        <w:rPr>
          <w:b/>
          <w:sz w:val="20"/>
        </w:rPr>
      </w:pPr>
    </w:p>
    <w:p w14:paraId="4369BEA4" w14:textId="77777777" w:rsidR="002B7E5C" w:rsidRDefault="002B7E5C">
      <w:pPr>
        <w:pStyle w:val="BodyText"/>
        <w:rPr>
          <w:b/>
          <w:sz w:val="20"/>
        </w:rPr>
      </w:pPr>
    </w:p>
    <w:p w14:paraId="4AC37D4F" w14:textId="77777777" w:rsidR="002B7E5C" w:rsidRDefault="002B7E5C">
      <w:pPr>
        <w:pStyle w:val="BodyText"/>
        <w:rPr>
          <w:b/>
          <w:sz w:val="20"/>
        </w:rPr>
      </w:pPr>
    </w:p>
    <w:p w14:paraId="48AB1079" w14:textId="77777777" w:rsidR="002B7E5C" w:rsidRDefault="002B7E5C">
      <w:pPr>
        <w:pStyle w:val="BodyText"/>
        <w:rPr>
          <w:b/>
          <w:sz w:val="20"/>
        </w:rPr>
      </w:pPr>
    </w:p>
    <w:p w14:paraId="65A3C473" w14:textId="77777777" w:rsidR="002B7E5C" w:rsidRDefault="002B7E5C">
      <w:pPr>
        <w:pStyle w:val="BodyText"/>
        <w:rPr>
          <w:b/>
          <w:sz w:val="20"/>
        </w:rPr>
      </w:pPr>
    </w:p>
    <w:p w14:paraId="56B46F74" w14:textId="77777777" w:rsidR="002B7E5C" w:rsidRDefault="002A6A61">
      <w:pPr>
        <w:pStyle w:val="BodyText"/>
        <w:spacing w:before="11"/>
        <w:rPr>
          <w:b/>
          <w:sz w:val="12"/>
        </w:rPr>
      </w:pPr>
      <w:r>
        <w:rPr>
          <w:noProof/>
        </w:rPr>
        <w:drawing>
          <wp:anchor distT="0" distB="0" distL="0" distR="0" simplePos="0" relativeHeight="251655680" behindDoc="0" locked="0" layoutInCell="1" allowOverlap="1" wp14:anchorId="0F8A4913" wp14:editId="472211C1">
            <wp:simplePos x="0" y="0"/>
            <wp:positionH relativeFrom="page">
              <wp:posOffset>980125</wp:posOffset>
            </wp:positionH>
            <wp:positionV relativeFrom="paragraph">
              <wp:posOffset>125366</wp:posOffset>
            </wp:positionV>
            <wp:extent cx="6049988" cy="330022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49988" cy="3300222"/>
                    </a:xfrm>
                    <a:prstGeom prst="rect">
                      <a:avLst/>
                    </a:prstGeom>
                  </pic:spPr>
                </pic:pic>
              </a:graphicData>
            </a:graphic>
          </wp:anchor>
        </w:drawing>
      </w:r>
    </w:p>
    <w:p w14:paraId="6324A2C2" w14:textId="77777777" w:rsidR="002B7E5C" w:rsidRDefault="002B7E5C">
      <w:pPr>
        <w:pStyle w:val="BodyText"/>
        <w:rPr>
          <w:b/>
          <w:sz w:val="20"/>
        </w:rPr>
      </w:pPr>
    </w:p>
    <w:p w14:paraId="0F84E2B7" w14:textId="77777777" w:rsidR="002B7E5C" w:rsidRDefault="002B7E5C">
      <w:pPr>
        <w:pStyle w:val="BodyText"/>
        <w:spacing w:before="9"/>
        <w:rPr>
          <w:b/>
          <w:sz w:val="18"/>
        </w:rPr>
      </w:pPr>
    </w:p>
    <w:p w14:paraId="77FA5214" w14:textId="77777777" w:rsidR="002B7E5C" w:rsidRDefault="002A6A61">
      <w:pPr>
        <w:spacing w:before="52"/>
        <w:ind w:left="680"/>
        <w:rPr>
          <w:b/>
          <w:sz w:val="24"/>
        </w:rPr>
      </w:pPr>
      <w:r>
        <w:rPr>
          <w:noProof/>
        </w:rPr>
        <w:drawing>
          <wp:anchor distT="0" distB="0" distL="0" distR="0" simplePos="0" relativeHeight="251656704" behindDoc="0" locked="0" layoutInCell="1" allowOverlap="1" wp14:anchorId="010FE745" wp14:editId="5A27E07C">
            <wp:simplePos x="0" y="0"/>
            <wp:positionH relativeFrom="page">
              <wp:posOffset>933450</wp:posOffset>
            </wp:positionH>
            <wp:positionV relativeFrom="paragraph">
              <wp:posOffset>263852</wp:posOffset>
            </wp:positionV>
            <wp:extent cx="5574324" cy="207263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574324" cy="2072639"/>
                    </a:xfrm>
                    <a:prstGeom prst="rect">
                      <a:avLst/>
                    </a:prstGeom>
                  </pic:spPr>
                </pic:pic>
              </a:graphicData>
            </a:graphic>
          </wp:anchor>
        </w:drawing>
      </w:r>
      <w:r>
        <w:rPr>
          <w:b/>
          <w:sz w:val="24"/>
        </w:rPr>
        <w:t>Scenario V</w:t>
      </w:r>
    </w:p>
    <w:p w14:paraId="592BD408" w14:textId="77777777" w:rsidR="002B7E5C" w:rsidRDefault="002B7E5C">
      <w:pPr>
        <w:rPr>
          <w:sz w:val="24"/>
        </w:rPr>
        <w:sectPr w:rsidR="002B7E5C">
          <w:pgSz w:w="12240" w:h="15840"/>
          <w:pgMar w:top="1400" w:right="580" w:bottom="1000" w:left="760" w:header="0" w:footer="729" w:gutter="0"/>
          <w:cols w:space="720"/>
        </w:sectPr>
      </w:pPr>
    </w:p>
    <w:p w14:paraId="01722009" w14:textId="77777777" w:rsidR="002B7E5C" w:rsidRDefault="002A6A61">
      <w:pPr>
        <w:pStyle w:val="ListParagraph"/>
        <w:numPr>
          <w:ilvl w:val="0"/>
          <w:numId w:val="6"/>
        </w:numPr>
        <w:tabs>
          <w:tab w:val="left" w:pos="994"/>
        </w:tabs>
        <w:spacing w:before="10"/>
        <w:ind w:left="993" w:hanging="314"/>
        <w:rPr>
          <w:b/>
          <w:sz w:val="32"/>
        </w:rPr>
      </w:pPr>
      <w:commentRangeStart w:id="11"/>
      <w:r>
        <w:rPr>
          <w:b/>
          <w:sz w:val="32"/>
        </w:rPr>
        <w:lastRenderedPageBreak/>
        <w:t>Omissions</w:t>
      </w:r>
      <w:commentRangeEnd w:id="11"/>
      <w:r w:rsidR="00B922CE">
        <w:rPr>
          <w:rStyle w:val="CommentReference"/>
        </w:rPr>
        <w:commentReference w:id="11"/>
      </w:r>
    </w:p>
    <w:p w14:paraId="1243A6AE" w14:textId="77777777" w:rsidR="002B7E5C" w:rsidRDefault="002A6A61">
      <w:pPr>
        <w:spacing w:before="286" w:line="283" w:lineRule="auto"/>
        <w:ind w:left="1040" w:right="887"/>
        <w:rPr>
          <w:i/>
          <w:sz w:val="24"/>
        </w:rPr>
      </w:pPr>
      <w:r>
        <w:rPr>
          <w:i/>
          <w:sz w:val="24"/>
        </w:rPr>
        <w:t>R.H.2: Researchers should be able to upload previously gathered data including excel sheets, audio files, acoustic measurements, and word ratings.</w:t>
      </w:r>
    </w:p>
    <w:p w14:paraId="485E1789" w14:textId="77777777" w:rsidR="002B7E5C" w:rsidRDefault="002B7E5C">
      <w:pPr>
        <w:pStyle w:val="BodyText"/>
        <w:spacing w:before="3"/>
        <w:rPr>
          <w:i/>
          <w:sz w:val="18"/>
        </w:rPr>
      </w:pPr>
    </w:p>
    <w:p w14:paraId="5CB9BC32" w14:textId="77777777" w:rsidR="002B7E5C" w:rsidRDefault="002A6A61">
      <w:pPr>
        <w:pStyle w:val="BodyText"/>
        <w:spacing w:line="278" w:lineRule="auto"/>
        <w:ind w:left="1400" w:right="848"/>
      </w:pPr>
      <w:r>
        <w:t>This requirement was not included in any scenario because this action wil</w:t>
      </w:r>
      <w:r>
        <w:t>l rarely happen (possibly only once at the beginning of use), and this functionality will not be present on the website itself. This functionality is for directly importing data into the database and thus will likely use an external offline script.</w:t>
      </w:r>
    </w:p>
    <w:p w14:paraId="5C75AF04" w14:textId="77777777" w:rsidR="002B7E5C" w:rsidRDefault="002B7E5C">
      <w:pPr>
        <w:pStyle w:val="BodyText"/>
        <w:spacing w:before="11"/>
        <w:rPr>
          <w:sz w:val="18"/>
        </w:rPr>
      </w:pPr>
    </w:p>
    <w:p w14:paraId="29C81907" w14:textId="77777777" w:rsidR="002B7E5C" w:rsidRDefault="002A6A61">
      <w:pPr>
        <w:spacing w:line="276" w:lineRule="auto"/>
        <w:ind w:left="1040" w:right="868"/>
        <w:rPr>
          <w:i/>
          <w:sz w:val="24"/>
        </w:rPr>
      </w:pPr>
      <w:r>
        <w:rPr>
          <w:i/>
          <w:sz w:val="24"/>
        </w:rPr>
        <w:t>R.H.5: Researchers should be able to provide a unique link to a Native language speaker that allows the speaker to rate an audio clip without logging in to the website. This unique link is meant to be used by only one Native language speaker.</w:t>
      </w:r>
    </w:p>
    <w:p w14:paraId="7C74DC95" w14:textId="77777777" w:rsidR="002B7E5C" w:rsidRDefault="002B7E5C">
      <w:pPr>
        <w:pStyle w:val="BodyText"/>
        <w:spacing w:before="5"/>
        <w:rPr>
          <w:i/>
          <w:sz w:val="20"/>
        </w:rPr>
      </w:pPr>
    </w:p>
    <w:p w14:paraId="2A3F456E" w14:textId="77777777" w:rsidR="002B7E5C" w:rsidRDefault="002A6A61">
      <w:pPr>
        <w:pStyle w:val="BodyText"/>
        <w:spacing w:line="273" w:lineRule="auto"/>
        <w:ind w:left="1400" w:right="851"/>
      </w:pPr>
      <w:r>
        <w:t>This require</w:t>
      </w:r>
      <w:r>
        <w:t>ment is described in Scenario IV/1. However, it does not have a sketch because it is a link that will be sent from the Researcher’s email to the Native Speaker’s email and not through a page on the website. This unique link brings the user to the rate audi</w:t>
      </w:r>
      <w:r>
        <w:t>o page.</w:t>
      </w:r>
    </w:p>
    <w:p w14:paraId="585745D5" w14:textId="77777777" w:rsidR="002B7E5C" w:rsidRDefault="002B7E5C">
      <w:pPr>
        <w:pStyle w:val="BodyText"/>
        <w:spacing w:before="7"/>
        <w:rPr>
          <w:sz w:val="19"/>
        </w:rPr>
      </w:pPr>
    </w:p>
    <w:p w14:paraId="271ED10D" w14:textId="77777777" w:rsidR="002B7E5C" w:rsidRDefault="002A6A61">
      <w:pPr>
        <w:spacing w:before="1" w:line="283" w:lineRule="auto"/>
        <w:ind w:left="1040" w:right="1361"/>
        <w:rPr>
          <w:i/>
          <w:sz w:val="24"/>
        </w:rPr>
      </w:pPr>
      <w:r>
        <w:rPr>
          <w:i/>
          <w:sz w:val="24"/>
        </w:rPr>
        <w:t>R.H.9: Researchers should be sent a verification email when a Native Language Speaker completes a rating.</w:t>
      </w:r>
    </w:p>
    <w:p w14:paraId="64469CF0" w14:textId="77777777" w:rsidR="002B7E5C" w:rsidRDefault="002B7E5C">
      <w:pPr>
        <w:pStyle w:val="BodyText"/>
        <w:spacing w:before="3"/>
        <w:rPr>
          <w:i/>
          <w:sz w:val="18"/>
        </w:rPr>
      </w:pPr>
    </w:p>
    <w:p w14:paraId="03FF8C64" w14:textId="77777777" w:rsidR="002B7E5C" w:rsidRDefault="002A6A61">
      <w:pPr>
        <w:pStyle w:val="BodyText"/>
        <w:spacing w:line="276" w:lineRule="auto"/>
        <w:ind w:left="1400" w:right="933"/>
      </w:pPr>
      <w:r>
        <w:t>This is included in Scenario IV/3. Just as in the above case with R.H.5, after the Native speaker has submitted the rating, an auto-generate</w:t>
      </w:r>
      <w:r>
        <w:t>d email will be sent automatically to the researcher’s email. This will not be a page on the site requiring user input.</w:t>
      </w:r>
    </w:p>
    <w:p w14:paraId="7DB98CB3" w14:textId="77777777" w:rsidR="002B7E5C" w:rsidRDefault="002B7E5C">
      <w:pPr>
        <w:pStyle w:val="BodyText"/>
        <w:spacing w:before="5"/>
        <w:rPr>
          <w:sz w:val="20"/>
        </w:rPr>
      </w:pPr>
    </w:p>
    <w:p w14:paraId="5257ADF5" w14:textId="77777777" w:rsidR="002B7E5C" w:rsidRDefault="002A6A61">
      <w:pPr>
        <w:spacing w:before="1"/>
        <w:ind w:left="1040"/>
        <w:rPr>
          <w:i/>
          <w:sz w:val="24"/>
        </w:rPr>
      </w:pPr>
      <w:r>
        <w:rPr>
          <w:i/>
          <w:sz w:val="24"/>
        </w:rPr>
        <w:t>A.H.1: Administrators should be able to add and remove users from the other user groups.</w:t>
      </w:r>
    </w:p>
    <w:p w14:paraId="08B95E75" w14:textId="77777777" w:rsidR="002B7E5C" w:rsidRDefault="002B7E5C">
      <w:pPr>
        <w:pStyle w:val="BodyText"/>
        <w:spacing w:before="8"/>
        <w:rPr>
          <w:i/>
          <w:sz w:val="22"/>
        </w:rPr>
      </w:pPr>
    </w:p>
    <w:p w14:paraId="4A6968CC" w14:textId="77777777" w:rsidR="002B7E5C" w:rsidRDefault="002A6A61">
      <w:pPr>
        <w:pStyle w:val="BodyText"/>
        <w:spacing w:line="283" w:lineRule="auto"/>
        <w:ind w:left="1400" w:right="1789"/>
      </w:pPr>
      <w:r>
        <w:t>This administrative requirement was not inclu</w:t>
      </w:r>
      <w:r>
        <w:t>ded in any scenario because it is conducted through the database, and not through an interface on the website.</w:t>
      </w:r>
    </w:p>
    <w:p w14:paraId="48E64016" w14:textId="77777777" w:rsidR="002B7E5C" w:rsidRDefault="002B7E5C">
      <w:pPr>
        <w:pStyle w:val="BodyText"/>
        <w:spacing w:before="4"/>
        <w:rPr>
          <w:sz w:val="18"/>
        </w:rPr>
      </w:pPr>
    </w:p>
    <w:p w14:paraId="44356E00" w14:textId="77777777" w:rsidR="002B7E5C" w:rsidRDefault="002A6A61">
      <w:pPr>
        <w:spacing w:line="283" w:lineRule="auto"/>
        <w:ind w:left="1040" w:right="1171"/>
        <w:rPr>
          <w:i/>
          <w:sz w:val="24"/>
        </w:rPr>
      </w:pPr>
      <w:r>
        <w:rPr>
          <w:i/>
          <w:sz w:val="24"/>
        </w:rPr>
        <w:t>A.H.2: Administrators should be able to backup and restore all of the audio files stored on the web server and data stored in the database</w:t>
      </w:r>
    </w:p>
    <w:p w14:paraId="50C9BFF4" w14:textId="77777777" w:rsidR="002B7E5C" w:rsidRDefault="002B7E5C">
      <w:pPr>
        <w:pStyle w:val="BodyText"/>
        <w:spacing w:before="4"/>
        <w:rPr>
          <w:i/>
          <w:sz w:val="18"/>
        </w:rPr>
      </w:pPr>
    </w:p>
    <w:p w14:paraId="66D5D831" w14:textId="77777777" w:rsidR="002B7E5C" w:rsidRDefault="002A6A61">
      <w:pPr>
        <w:pStyle w:val="BodyText"/>
        <w:spacing w:line="276" w:lineRule="auto"/>
        <w:ind w:left="1400" w:right="1528"/>
      </w:pPr>
      <w:r>
        <w:t>This</w:t>
      </w:r>
      <w:r>
        <w:t xml:space="preserve"> administrative requirement was not included in any scenarios because it is conducted through the web server via an FTP client or shell script, not through an interface on the website.</w:t>
      </w:r>
    </w:p>
    <w:p w14:paraId="34D3C6DD" w14:textId="77777777" w:rsidR="002B7E5C" w:rsidRDefault="002B7E5C">
      <w:pPr>
        <w:pStyle w:val="BodyText"/>
        <w:spacing w:before="2"/>
        <w:rPr>
          <w:sz w:val="19"/>
        </w:rPr>
      </w:pPr>
    </w:p>
    <w:p w14:paraId="3B80D7D0" w14:textId="77777777" w:rsidR="002B7E5C" w:rsidRDefault="002A6A61">
      <w:pPr>
        <w:spacing w:line="283" w:lineRule="auto"/>
        <w:ind w:left="1040" w:right="1151"/>
        <w:rPr>
          <w:i/>
          <w:sz w:val="24"/>
        </w:rPr>
      </w:pPr>
      <w:r>
        <w:rPr>
          <w:i/>
          <w:sz w:val="24"/>
        </w:rPr>
        <w:t>A.H.3: Administrators should be able to perform all functions that any other user type can perform (researchers, language learners, Native language speakers, and teachers)</w:t>
      </w:r>
    </w:p>
    <w:p w14:paraId="58E423FF" w14:textId="77777777" w:rsidR="002B7E5C" w:rsidRDefault="002B7E5C">
      <w:pPr>
        <w:spacing w:line="283" w:lineRule="auto"/>
        <w:rPr>
          <w:sz w:val="24"/>
        </w:rPr>
        <w:sectPr w:rsidR="002B7E5C">
          <w:pgSz w:w="12240" w:h="15840"/>
          <w:pgMar w:top="1440" w:right="580" w:bottom="1000" w:left="760" w:header="0" w:footer="729" w:gutter="0"/>
          <w:cols w:space="720"/>
        </w:sectPr>
      </w:pPr>
    </w:p>
    <w:p w14:paraId="4345DAE2" w14:textId="77777777" w:rsidR="002B7E5C" w:rsidRDefault="002A6A61">
      <w:pPr>
        <w:pStyle w:val="BodyText"/>
        <w:spacing w:before="36" w:line="283" w:lineRule="auto"/>
        <w:ind w:left="1400" w:right="988"/>
      </w:pPr>
      <w:r>
        <w:lastRenderedPageBreak/>
        <w:t>This requirement was not included in the above scenarios due to it, by i</w:t>
      </w:r>
      <w:r>
        <w:t>ts nature, being an exact duplicate of every scenario and requirement.</w:t>
      </w:r>
    </w:p>
    <w:p w14:paraId="69EAE37F" w14:textId="77777777" w:rsidR="002B7E5C" w:rsidRDefault="002B7E5C">
      <w:pPr>
        <w:pStyle w:val="BodyText"/>
      </w:pPr>
    </w:p>
    <w:p w14:paraId="73265F58" w14:textId="77777777" w:rsidR="002B7E5C" w:rsidRDefault="002B7E5C">
      <w:pPr>
        <w:pStyle w:val="BodyText"/>
      </w:pPr>
    </w:p>
    <w:p w14:paraId="22249580" w14:textId="77777777" w:rsidR="002B7E5C" w:rsidRDefault="002A6A61">
      <w:pPr>
        <w:pStyle w:val="Heading1"/>
        <w:numPr>
          <w:ilvl w:val="0"/>
          <w:numId w:val="1"/>
        </w:numPr>
        <w:tabs>
          <w:tab w:val="left" w:pos="1555"/>
          <w:tab w:val="left" w:pos="1556"/>
        </w:tabs>
        <w:spacing w:before="178"/>
      </w:pPr>
      <w:r>
        <w:t>In-class</w:t>
      </w:r>
      <w:r>
        <w:rPr>
          <w:spacing w:val="-2"/>
        </w:rPr>
        <w:t xml:space="preserve"> </w:t>
      </w:r>
      <w:r>
        <w:t>presentation</w:t>
      </w:r>
    </w:p>
    <w:p w14:paraId="708823F1" w14:textId="77777777" w:rsidR="002B7E5C" w:rsidRDefault="002A6A61">
      <w:pPr>
        <w:pStyle w:val="BodyText"/>
        <w:spacing w:before="308" w:line="283" w:lineRule="auto"/>
        <w:ind w:left="680" w:right="1293"/>
      </w:pPr>
      <w:r>
        <w:t>During and after our in-class presentation, we received feedback across many topics largely centered around the statistics page filtering and the navigation butt</w:t>
      </w:r>
      <w:r>
        <w:t xml:space="preserve">ons at the top of the website. </w:t>
      </w:r>
      <w:commentRangeStart w:id="12"/>
      <w:r>
        <w:t>These recommendations are summarized in the following sections.</w:t>
      </w:r>
      <w:commentRangeEnd w:id="12"/>
      <w:r w:rsidR="00B922CE">
        <w:rPr>
          <w:rStyle w:val="CommentReference"/>
        </w:rPr>
        <w:commentReference w:id="12"/>
      </w:r>
    </w:p>
    <w:p w14:paraId="31D7C997" w14:textId="77777777" w:rsidR="002B7E5C" w:rsidRDefault="002B7E5C">
      <w:pPr>
        <w:pStyle w:val="BodyText"/>
        <w:spacing w:before="3"/>
        <w:rPr>
          <w:sz w:val="18"/>
        </w:rPr>
      </w:pPr>
    </w:p>
    <w:p w14:paraId="3E5D7534" w14:textId="77777777" w:rsidR="002B7E5C" w:rsidRDefault="002A6A61">
      <w:pPr>
        <w:pStyle w:val="Heading3"/>
        <w:spacing w:before="0"/>
      </w:pPr>
      <w:r>
        <w:t>Statistics Page Data-Filtering Feedback</w:t>
      </w:r>
    </w:p>
    <w:p w14:paraId="22663372" w14:textId="77777777" w:rsidR="002B7E5C" w:rsidRDefault="002B7E5C">
      <w:pPr>
        <w:pStyle w:val="BodyText"/>
        <w:spacing w:before="12"/>
        <w:rPr>
          <w:b/>
          <w:sz w:val="23"/>
        </w:rPr>
      </w:pPr>
    </w:p>
    <w:p w14:paraId="45D050F0" w14:textId="77777777" w:rsidR="002B7E5C" w:rsidRDefault="002A6A61">
      <w:pPr>
        <w:pStyle w:val="BodyText"/>
        <w:spacing w:line="273" w:lineRule="auto"/>
        <w:ind w:left="680" w:right="884"/>
      </w:pPr>
      <w:r>
        <w:t xml:space="preserve">We received feedback from our peers on the statistics page on a number of topics related to the filtering of data. In its current state, the paper prototype has a limited number of filters </w:t>
      </w:r>
      <w:r>
        <w:rPr>
          <w:spacing w:val="-5"/>
        </w:rPr>
        <w:t xml:space="preserve">that </w:t>
      </w:r>
      <w:r>
        <w:t>allow the researcher to view average ratings by words or learn</w:t>
      </w:r>
      <w:r>
        <w:t>ers and restrict the data output to just a single word or learner or the top or bottom ten rated words.</w:t>
      </w:r>
    </w:p>
    <w:p w14:paraId="63BDEDB0" w14:textId="77777777" w:rsidR="002B7E5C" w:rsidRDefault="002B7E5C">
      <w:pPr>
        <w:pStyle w:val="BodyText"/>
        <w:spacing w:before="9"/>
        <w:rPr>
          <w:sz w:val="20"/>
        </w:rPr>
      </w:pPr>
    </w:p>
    <w:p w14:paraId="0854655D" w14:textId="77777777" w:rsidR="002B7E5C" w:rsidRDefault="002A6A61">
      <w:pPr>
        <w:pStyle w:val="BodyText"/>
        <w:spacing w:before="1" w:line="276" w:lineRule="auto"/>
        <w:ind w:left="680" w:right="897"/>
      </w:pPr>
      <w:r>
        <w:t>User feedback from the class presentation suggested that we include additional filters on this page, including an add word/learner button that would al</w:t>
      </w:r>
      <w:r>
        <w:t xml:space="preserve">low the researcher to add multiple words or learners to an expanding list. We believe this is a great idea and will update the existing prototype to have a pair of lists, one for words and one for learners, where the researcher can add words and learners. </w:t>
      </w:r>
      <w:r>
        <w:t>This has the added benefit of verifying that the word or learner exists in the database with each button click to add that word or learner.</w:t>
      </w:r>
    </w:p>
    <w:p w14:paraId="28C14DE5" w14:textId="77777777" w:rsidR="002B7E5C" w:rsidRDefault="002B7E5C">
      <w:pPr>
        <w:pStyle w:val="BodyText"/>
        <w:spacing w:before="8"/>
        <w:rPr>
          <w:sz w:val="18"/>
        </w:rPr>
      </w:pPr>
    </w:p>
    <w:p w14:paraId="1AD60B02" w14:textId="77777777" w:rsidR="002B7E5C" w:rsidRDefault="002A6A61">
      <w:pPr>
        <w:pStyle w:val="BodyText"/>
        <w:spacing w:line="283" w:lineRule="auto"/>
        <w:ind w:left="680" w:right="1104"/>
      </w:pPr>
      <w:r>
        <w:t>We have also decided to expand the possible limits placeable on the data to include start and end dates for the ratings being considered.</w:t>
      </w:r>
    </w:p>
    <w:p w14:paraId="207103C6" w14:textId="77777777" w:rsidR="002B7E5C" w:rsidRDefault="002B7E5C">
      <w:pPr>
        <w:pStyle w:val="BodyText"/>
        <w:spacing w:before="4"/>
        <w:rPr>
          <w:sz w:val="18"/>
        </w:rPr>
      </w:pPr>
    </w:p>
    <w:p w14:paraId="2AAA97AD" w14:textId="77777777" w:rsidR="002B7E5C" w:rsidRDefault="002A6A61">
      <w:pPr>
        <w:pStyle w:val="Heading3"/>
        <w:spacing w:before="0"/>
      </w:pPr>
      <w:r>
        <w:t>Navigation Bar Feedback</w:t>
      </w:r>
    </w:p>
    <w:p w14:paraId="6D898C08" w14:textId="77777777" w:rsidR="002B7E5C" w:rsidRDefault="002B7E5C">
      <w:pPr>
        <w:pStyle w:val="BodyText"/>
        <w:spacing w:before="11"/>
        <w:rPr>
          <w:b/>
          <w:sz w:val="23"/>
        </w:rPr>
      </w:pPr>
    </w:p>
    <w:p w14:paraId="50CDF3FC" w14:textId="77777777" w:rsidR="002B7E5C" w:rsidRDefault="002A6A61">
      <w:pPr>
        <w:pStyle w:val="BodyText"/>
        <w:spacing w:before="1" w:line="276" w:lineRule="auto"/>
        <w:ind w:left="680" w:right="844"/>
      </w:pPr>
      <w:r>
        <w:t>The navigation buttons at the top received several critiques from the class, ranging from th</w:t>
      </w:r>
      <w:r>
        <w:t>e ideal location of two of the general page buttons to the ‘View Audio’ page button’s naming. It was raised by the course instructor that ‘View Audio’ is a bit of an oxymoron and suggested that it be changed to ‘Review Audio.’ Our student peers also sugges</w:t>
      </w:r>
      <w:r>
        <w:t>ted that we move the ‘About Us’ and ‘Settings’ buttons out of the main navigation section, as these pages are not part of the main functions of the website. As a group, we have decided to turn the user’s email address at the top right side of the navigatio</w:t>
      </w:r>
      <w:r>
        <w:t>n bar into a dropdown, with the renamed ‘Settings’ (now ‘Account’), ‘About Us’, and ‘Logout’ buttons.</w:t>
      </w:r>
    </w:p>
    <w:p w14:paraId="0815E5BD" w14:textId="77777777" w:rsidR="002B7E5C" w:rsidRDefault="002B7E5C">
      <w:pPr>
        <w:spacing w:line="276" w:lineRule="auto"/>
        <w:sectPr w:rsidR="002B7E5C">
          <w:pgSz w:w="12240" w:h="15840"/>
          <w:pgMar w:top="1400" w:right="580" w:bottom="1000" w:left="760" w:header="0" w:footer="729" w:gutter="0"/>
          <w:cols w:space="720"/>
        </w:sectPr>
      </w:pPr>
    </w:p>
    <w:p w14:paraId="4B1B394F" w14:textId="77777777" w:rsidR="002B7E5C" w:rsidRDefault="002A6A61">
      <w:pPr>
        <w:pStyle w:val="BodyText"/>
        <w:spacing w:before="36" w:line="276" w:lineRule="auto"/>
        <w:ind w:left="680" w:right="1198"/>
      </w:pPr>
      <w:r>
        <w:lastRenderedPageBreak/>
        <w:t>The final suggestion we received was to include a way to display the user’s type in the navigation bar. However, this is made difficult with</w:t>
      </w:r>
      <w:r>
        <w:t xml:space="preserve"> the possibility for a user to have multiple types. Ultimately, we have decided to stick this information on the ‘Account’ page.</w:t>
      </w:r>
    </w:p>
    <w:p w14:paraId="6E7267A2" w14:textId="77777777" w:rsidR="002B7E5C" w:rsidRDefault="002B7E5C">
      <w:pPr>
        <w:spacing w:line="276" w:lineRule="auto"/>
        <w:sectPr w:rsidR="002B7E5C">
          <w:pgSz w:w="12240" w:h="15840"/>
          <w:pgMar w:top="1400" w:right="580" w:bottom="1000" w:left="760" w:header="0" w:footer="729" w:gutter="0"/>
          <w:cols w:space="720"/>
        </w:sectPr>
      </w:pPr>
    </w:p>
    <w:p w14:paraId="35FEAD2F" w14:textId="77777777" w:rsidR="002B7E5C" w:rsidRDefault="002A6A61">
      <w:pPr>
        <w:pStyle w:val="Heading1"/>
        <w:numPr>
          <w:ilvl w:val="0"/>
          <w:numId w:val="1"/>
        </w:numPr>
        <w:tabs>
          <w:tab w:val="left" w:pos="1555"/>
          <w:tab w:val="left" w:pos="1556"/>
        </w:tabs>
        <w:spacing w:line="539" w:lineRule="exact"/>
      </w:pPr>
      <w:r>
        <w:lastRenderedPageBreak/>
        <w:t>Execution and</w:t>
      </w:r>
      <w:r>
        <w:rPr>
          <w:spacing w:val="-4"/>
        </w:rPr>
        <w:t xml:space="preserve"> </w:t>
      </w:r>
      <w:r>
        <w:t>Acknowledgement</w:t>
      </w:r>
    </w:p>
    <w:p w14:paraId="0646BD51" w14:textId="77777777" w:rsidR="002B7E5C" w:rsidRDefault="002A6A61">
      <w:pPr>
        <w:pStyle w:val="BodyText"/>
        <w:spacing w:before="323" w:line="283" w:lineRule="auto"/>
        <w:ind w:left="680" w:right="1212"/>
      </w:pPr>
      <w:r>
        <w:t xml:space="preserve">The team members hereby indicate by their signatures below that they have read and </w:t>
      </w:r>
      <w:r>
        <w:t>agree with the specifications of this document.</w:t>
      </w:r>
    </w:p>
    <w:p w14:paraId="62D98CB6" w14:textId="77777777" w:rsidR="002B7E5C" w:rsidRDefault="002B7E5C">
      <w:pPr>
        <w:pStyle w:val="BodyText"/>
        <w:rPr>
          <w:sz w:val="20"/>
        </w:rPr>
      </w:pPr>
    </w:p>
    <w:p w14:paraId="4EF81C79" w14:textId="77777777" w:rsidR="002B7E5C" w:rsidRDefault="002B7E5C">
      <w:pPr>
        <w:pStyle w:val="BodyText"/>
        <w:rPr>
          <w:sz w:val="20"/>
        </w:rPr>
      </w:pPr>
    </w:p>
    <w:p w14:paraId="1F693F8D" w14:textId="77777777" w:rsidR="002B7E5C" w:rsidRDefault="002B7E5C">
      <w:pPr>
        <w:pStyle w:val="BodyText"/>
        <w:rPr>
          <w:sz w:val="20"/>
        </w:rPr>
      </w:pPr>
    </w:p>
    <w:p w14:paraId="23B7C5C9" w14:textId="77777777" w:rsidR="002B7E5C" w:rsidRDefault="002B7E5C">
      <w:pPr>
        <w:pStyle w:val="BodyText"/>
        <w:rPr>
          <w:sz w:val="20"/>
        </w:rPr>
      </w:pPr>
    </w:p>
    <w:p w14:paraId="5C2B8762" w14:textId="77777777" w:rsidR="002B7E5C" w:rsidRDefault="002A6A61">
      <w:pPr>
        <w:pStyle w:val="BodyText"/>
        <w:spacing w:before="5"/>
        <w:rPr>
          <w:sz w:val="21"/>
        </w:rPr>
      </w:pPr>
      <w:r>
        <w:rPr>
          <w:noProof/>
        </w:rPr>
        <w:drawing>
          <wp:anchor distT="0" distB="0" distL="0" distR="0" simplePos="0" relativeHeight="251657728" behindDoc="0" locked="0" layoutInCell="1" allowOverlap="1" wp14:anchorId="46DBEB82" wp14:editId="7DE6C632">
            <wp:simplePos x="0" y="0"/>
            <wp:positionH relativeFrom="page">
              <wp:posOffset>1743075</wp:posOffset>
            </wp:positionH>
            <wp:positionV relativeFrom="paragraph">
              <wp:posOffset>190815</wp:posOffset>
            </wp:positionV>
            <wp:extent cx="1714825" cy="42519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1714825" cy="425196"/>
                    </a:xfrm>
                    <a:prstGeom prst="rect">
                      <a:avLst/>
                    </a:prstGeom>
                  </pic:spPr>
                </pic:pic>
              </a:graphicData>
            </a:graphic>
          </wp:anchor>
        </w:drawing>
      </w:r>
      <w:r>
        <w:rPr>
          <w:noProof/>
        </w:rPr>
        <w:drawing>
          <wp:anchor distT="0" distB="0" distL="0" distR="0" simplePos="0" relativeHeight="251658752" behindDoc="0" locked="0" layoutInCell="1" allowOverlap="1" wp14:anchorId="194E628E" wp14:editId="6F2794C2">
            <wp:simplePos x="0" y="0"/>
            <wp:positionH relativeFrom="page">
              <wp:posOffset>4248150</wp:posOffset>
            </wp:positionH>
            <wp:positionV relativeFrom="paragraph">
              <wp:posOffset>190815</wp:posOffset>
            </wp:positionV>
            <wp:extent cx="1997716" cy="42605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stretch>
                      <a:fillRect/>
                    </a:stretch>
                  </pic:blipFill>
                  <pic:spPr>
                    <a:xfrm>
                      <a:off x="0" y="0"/>
                      <a:ext cx="1997716" cy="426053"/>
                    </a:xfrm>
                    <a:prstGeom prst="rect">
                      <a:avLst/>
                    </a:prstGeom>
                  </pic:spPr>
                </pic:pic>
              </a:graphicData>
            </a:graphic>
          </wp:anchor>
        </w:drawing>
      </w:r>
    </w:p>
    <w:p w14:paraId="0CF5B2DD" w14:textId="77777777" w:rsidR="002B7E5C" w:rsidRDefault="002A6A61">
      <w:pPr>
        <w:tabs>
          <w:tab w:val="left" w:pos="2087"/>
          <w:tab w:val="left" w:pos="4154"/>
          <w:tab w:val="left" w:pos="6237"/>
        </w:tabs>
        <w:ind w:right="191"/>
        <w:jc w:val="center"/>
      </w:pPr>
      <w:r>
        <w:rPr>
          <w:rFonts w:ascii="Times New Roman"/>
          <w:u w:val="single"/>
        </w:rPr>
        <w:t xml:space="preserve"> </w:t>
      </w:r>
      <w:r>
        <w:rPr>
          <w:rFonts w:ascii="Times New Roman"/>
          <w:u w:val="single"/>
        </w:rPr>
        <w:tab/>
      </w:r>
      <w:r>
        <w:rPr>
          <w:u w:val="single"/>
        </w:rPr>
        <w:t>1</w:t>
      </w:r>
      <w:r>
        <w:rPr>
          <w:spacing w:val="-3"/>
          <w:u w:val="single"/>
        </w:rPr>
        <w:t xml:space="preserve"> </w:t>
      </w:r>
      <w:r>
        <w:rPr>
          <w:u w:val="single"/>
        </w:rPr>
        <w:t>NOV</w:t>
      </w:r>
      <w:r>
        <w:rPr>
          <w:spacing w:val="-2"/>
          <w:u w:val="single"/>
        </w:rPr>
        <w:t xml:space="preserve"> </w:t>
      </w:r>
      <w:r>
        <w:rPr>
          <w:u w:val="single"/>
        </w:rPr>
        <w:t>2020</w:t>
      </w:r>
      <w:r>
        <w:tab/>
      </w:r>
      <w:r>
        <w:rPr>
          <w:u w:val="single"/>
        </w:rPr>
        <w:t xml:space="preserve"> </w:t>
      </w:r>
      <w:r>
        <w:rPr>
          <w:u w:val="single"/>
        </w:rPr>
        <w:tab/>
        <w:t>1 NOV</w:t>
      </w:r>
      <w:r>
        <w:rPr>
          <w:spacing w:val="-2"/>
          <w:u w:val="single"/>
        </w:rPr>
        <w:t xml:space="preserve"> </w:t>
      </w:r>
      <w:r>
        <w:rPr>
          <w:u w:val="single"/>
        </w:rPr>
        <w:t>2020</w:t>
      </w:r>
    </w:p>
    <w:p w14:paraId="48DB9037" w14:textId="77777777" w:rsidR="002B7E5C" w:rsidRDefault="002A6A61">
      <w:pPr>
        <w:tabs>
          <w:tab w:val="left" w:pos="3917"/>
        </w:tabs>
        <w:spacing w:before="31"/>
        <w:ind w:right="32"/>
        <w:jc w:val="center"/>
      </w:pPr>
      <w:r>
        <w:t>Team Member</w:t>
      </w:r>
      <w:r>
        <w:rPr>
          <w:spacing w:val="-6"/>
        </w:rPr>
        <w:t xml:space="preserve"> </w:t>
      </w:r>
      <w:r>
        <w:t>/</w:t>
      </w:r>
      <w:r>
        <w:rPr>
          <w:spacing w:val="-3"/>
        </w:rPr>
        <w:t xml:space="preserve"> </w:t>
      </w:r>
      <w:r>
        <w:t>Date</w:t>
      </w:r>
      <w:r>
        <w:tab/>
        <w:t>Team Member /</w:t>
      </w:r>
      <w:r>
        <w:rPr>
          <w:spacing w:val="-4"/>
        </w:rPr>
        <w:t xml:space="preserve"> </w:t>
      </w:r>
      <w:r>
        <w:t>Date</w:t>
      </w:r>
    </w:p>
    <w:p w14:paraId="2A387635" w14:textId="77777777" w:rsidR="002B7E5C" w:rsidRDefault="002B7E5C">
      <w:pPr>
        <w:pStyle w:val="BodyText"/>
        <w:rPr>
          <w:sz w:val="20"/>
        </w:rPr>
      </w:pPr>
    </w:p>
    <w:p w14:paraId="531B9C21" w14:textId="77777777" w:rsidR="002B7E5C" w:rsidRDefault="002B7E5C">
      <w:pPr>
        <w:pStyle w:val="BodyText"/>
        <w:rPr>
          <w:sz w:val="20"/>
        </w:rPr>
      </w:pPr>
    </w:p>
    <w:p w14:paraId="654185C3" w14:textId="77777777" w:rsidR="002B7E5C" w:rsidRDefault="002B7E5C">
      <w:pPr>
        <w:pStyle w:val="BodyText"/>
        <w:rPr>
          <w:sz w:val="20"/>
        </w:rPr>
      </w:pPr>
    </w:p>
    <w:p w14:paraId="1DB579A3" w14:textId="77777777" w:rsidR="002B7E5C" w:rsidRDefault="002A6A61">
      <w:pPr>
        <w:pStyle w:val="BodyText"/>
        <w:spacing w:before="7"/>
        <w:rPr>
          <w:sz w:val="28"/>
        </w:rPr>
      </w:pPr>
      <w:r>
        <w:rPr>
          <w:noProof/>
        </w:rPr>
        <w:drawing>
          <wp:anchor distT="0" distB="0" distL="0" distR="0" simplePos="0" relativeHeight="251659776" behindDoc="0" locked="0" layoutInCell="1" allowOverlap="1" wp14:anchorId="5C82D900" wp14:editId="22CBBF07">
            <wp:simplePos x="0" y="0"/>
            <wp:positionH relativeFrom="page">
              <wp:posOffset>1552122</wp:posOffset>
            </wp:positionH>
            <wp:positionV relativeFrom="paragraph">
              <wp:posOffset>246435</wp:posOffset>
            </wp:positionV>
            <wp:extent cx="1744439" cy="51206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1744439" cy="512063"/>
                    </a:xfrm>
                    <a:prstGeom prst="rect">
                      <a:avLst/>
                    </a:prstGeom>
                  </pic:spPr>
                </pic:pic>
              </a:graphicData>
            </a:graphic>
          </wp:anchor>
        </w:drawing>
      </w:r>
      <w:r>
        <w:rPr>
          <w:noProof/>
        </w:rPr>
        <w:drawing>
          <wp:anchor distT="0" distB="0" distL="0" distR="0" simplePos="0" relativeHeight="251660800" behindDoc="0" locked="0" layoutInCell="1" allowOverlap="1" wp14:anchorId="7D6C23D7" wp14:editId="38A7E711">
            <wp:simplePos x="0" y="0"/>
            <wp:positionH relativeFrom="page">
              <wp:posOffset>4185111</wp:posOffset>
            </wp:positionH>
            <wp:positionV relativeFrom="paragraph">
              <wp:posOffset>435683</wp:posOffset>
            </wp:positionV>
            <wp:extent cx="1710414" cy="348043"/>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1710414" cy="348043"/>
                    </a:xfrm>
                    <a:prstGeom prst="rect">
                      <a:avLst/>
                    </a:prstGeom>
                  </pic:spPr>
                </pic:pic>
              </a:graphicData>
            </a:graphic>
          </wp:anchor>
        </w:drawing>
      </w:r>
    </w:p>
    <w:p w14:paraId="560815FD" w14:textId="77777777" w:rsidR="002B7E5C" w:rsidRDefault="002A6A61">
      <w:pPr>
        <w:tabs>
          <w:tab w:val="left" w:pos="2087"/>
          <w:tab w:val="left" w:pos="4154"/>
          <w:tab w:val="left" w:pos="6237"/>
        </w:tabs>
        <w:ind w:right="191"/>
        <w:jc w:val="center"/>
      </w:pPr>
      <w:r>
        <w:rPr>
          <w:rFonts w:ascii="Times New Roman"/>
          <w:u w:val="single"/>
        </w:rPr>
        <w:t xml:space="preserve"> </w:t>
      </w:r>
      <w:r>
        <w:rPr>
          <w:rFonts w:ascii="Times New Roman"/>
          <w:u w:val="single"/>
        </w:rPr>
        <w:tab/>
      </w:r>
      <w:r>
        <w:rPr>
          <w:u w:val="single"/>
        </w:rPr>
        <w:t>1</w:t>
      </w:r>
      <w:r>
        <w:rPr>
          <w:spacing w:val="-3"/>
          <w:u w:val="single"/>
        </w:rPr>
        <w:t xml:space="preserve"> </w:t>
      </w:r>
      <w:r>
        <w:rPr>
          <w:u w:val="single"/>
        </w:rPr>
        <w:t>NOV</w:t>
      </w:r>
      <w:r>
        <w:rPr>
          <w:spacing w:val="-2"/>
          <w:u w:val="single"/>
        </w:rPr>
        <w:t xml:space="preserve"> </w:t>
      </w:r>
      <w:r>
        <w:rPr>
          <w:u w:val="single"/>
        </w:rPr>
        <w:t>2020</w:t>
      </w:r>
      <w:r>
        <w:tab/>
      </w:r>
      <w:r>
        <w:rPr>
          <w:u w:val="single"/>
        </w:rPr>
        <w:t xml:space="preserve"> </w:t>
      </w:r>
      <w:r>
        <w:rPr>
          <w:u w:val="single"/>
        </w:rPr>
        <w:tab/>
        <w:t>1 NOV</w:t>
      </w:r>
      <w:r>
        <w:rPr>
          <w:spacing w:val="-2"/>
          <w:u w:val="single"/>
        </w:rPr>
        <w:t xml:space="preserve"> </w:t>
      </w:r>
      <w:r>
        <w:rPr>
          <w:u w:val="single"/>
        </w:rPr>
        <w:t>2020</w:t>
      </w:r>
    </w:p>
    <w:p w14:paraId="0F407875" w14:textId="77777777" w:rsidR="002B7E5C" w:rsidRDefault="002A6A61">
      <w:pPr>
        <w:tabs>
          <w:tab w:val="left" w:pos="3917"/>
        </w:tabs>
        <w:spacing w:before="31"/>
        <w:ind w:right="32"/>
        <w:jc w:val="center"/>
      </w:pPr>
      <w:r>
        <w:t>Team Member</w:t>
      </w:r>
      <w:r>
        <w:rPr>
          <w:spacing w:val="-6"/>
        </w:rPr>
        <w:t xml:space="preserve"> </w:t>
      </w:r>
      <w:r>
        <w:t>/</w:t>
      </w:r>
      <w:r>
        <w:rPr>
          <w:spacing w:val="-3"/>
        </w:rPr>
        <w:t xml:space="preserve"> </w:t>
      </w:r>
      <w:r>
        <w:t>Date</w:t>
      </w:r>
      <w:r>
        <w:tab/>
        <w:t>Team Member /</w:t>
      </w:r>
      <w:r>
        <w:rPr>
          <w:spacing w:val="-4"/>
        </w:rPr>
        <w:t xml:space="preserve"> </w:t>
      </w:r>
      <w:r>
        <w:t>Date</w:t>
      </w:r>
    </w:p>
    <w:p w14:paraId="3759E969" w14:textId="77777777" w:rsidR="002B7E5C" w:rsidRDefault="002B7E5C">
      <w:pPr>
        <w:pStyle w:val="BodyText"/>
        <w:rPr>
          <w:sz w:val="20"/>
        </w:rPr>
      </w:pPr>
    </w:p>
    <w:p w14:paraId="0F5C30DF" w14:textId="77777777" w:rsidR="002B7E5C" w:rsidRDefault="002B7E5C">
      <w:pPr>
        <w:pStyle w:val="BodyText"/>
        <w:rPr>
          <w:sz w:val="20"/>
        </w:rPr>
      </w:pPr>
    </w:p>
    <w:p w14:paraId="5ECB98AD" w14:textId="77777777" w:rsidR="002B7E5C" w:rsidRDefault="002B7E5C">
      <w:pPr>
        <w:pStyle w:val="BodyText"/>
        <w:rPr>
          <w:sz w:val="20"/>
        </w:rPr>
      </w:pPr>
    </w:p>
    <w:p w14:paraId="43AD117E" w14:textId="77777777" w:rsidR="002B7E5C" w:rsidRDefault="002B7E5C">
      <w:pPr>
        <w:pStyle w:val="BodyText"/>
        <w:rPr>
          <w:sz w:val="20"/>
        </w:rPr>
      </w:pPr>
    </w:p>
    <w:p w14:paraId="6184F726" w14:textId="77777777" w:rsidR="002B7E5C" w:rsidRDefault="002B7E5C">
      <w:pPr>
        <w:pStyle w:val="BodyText"/>
        <w:rPr>
          <w:sz w:val="20"/>
        </w:rPr>
      </w:pPr>
    </w:p>
    <w:p w14:paraId="450A479E" w14:textId="77777777" w:rsidR="002B7E5C" w:rsidRDefault="004E6A28">
      <w:pPr>
        <w:pStyle w:val="BodyText"/>
        <w:spacing w:before="1"/>
        <w:rPr>
          <w:sz w:val="29"/>
        </w:rPr>
      </w:pPr>
      <w:r>
        <w:rPr>
          <w:noProof/>
        </w:rPr>
        <mc:AlternateContent>
          <mc:Choice Requires="wps">
            <w:drawing>
              <wp:anchor distT="0" distB="0" distL="0" distR="0" simplePos="0" relativeHeight="251663872" behindDoc="1" locked="0" layoutInCell="1" allowOverlap="1" wp14:anchorId="1C5849AD" wp14:editId="020F24CE">
                <wp:simplePos x="0" y="0"/>
                <wp:positionH relativeFrom="page">
                  <wp:posOffset>3032125</wp:posOffset>
                </wp:positionH>
                <wp:positionV relativeFrom="paragraph">
                  <wp:posOffset>255905</wp:posOffset>
                </wp:positionV>
                <wp:extent cx="1738630" cy="1270"/>
                <wp:effectExtent l="0" t="0" r="127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8630" cy="1270"/>
                        </a:xfrm>
                        <a:custGeom>
                          <a:avLst/>
                          <a:gdLst>
                            <a:gd name="T0" fmla="+- 0 4775 4775"/>
                            <a:gd name="T1" fmla="*/ T0 w 2738"/>
                            <a:gd name="T2" fmla="+- 0 7512 4775"/>
                            <a:gd name="T3" fmla="*/ T2 w 2738"/>
                          </a:gdLst>
                          <a:ahLst/>
                          <a:cxnLst>
                            <a:cxn ang="0">
                              <a:pos x="T1" y="0"/>
                            </a:cxn>
                            <a:cxn ang="0">
                              <a:pos x="T3" y="0"/>
                            </a:cxn>
                          </a:cxnLst>
                          <a:rect l="0" t="0" r="r" b="b"/>
                          <a:pathLst>
                            <a:path w="2738">
                              <a:moveTo>
                                <a:pt x="0" y="0"/>
                              </a:moveTo>
                              <a:lnTo>
                                <a:pt x="2737" y="0"/>
                              </a:lnTo>
                            </a:path>
                          </a:pathLst>
                        </a:custGeom>
                        <a:noFill/>
                        <a:ln w="9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A2204" id="Freeform 2" o:spid="_x0000_s1026" style="position:absolute;margin-left:238.75pt;margin-top:20.15pt;width:136.9pt;height:.1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38,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" path="m,l2737,e" filled="f" strokeweight=".25189mm">
                <v:path arrowok="t" o:connecttype="custom" o:connectlocs="0,0;1737995,0" o:connectangles="0,0"/>
                <w10:wrap type="topAndBottom" anchorx="page"/>
              </v:shape>
            </w:pict>
          </mc:Fallback>
        </mc:AlternateContent>
      </w:r>
    </w:p>
    <w:sectPr w:rsidR="002B7E5C">
      <w:pgSz w:w="12240" w:h="15840"/>
      <w:pgMar w:top="1460" w:right="580" w:bottom="1000" w:left="760" w:header="0" w:footer="72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eimer, Yolanda" w:date="2020-11-10T11:32:00Z" w:initials="RY">
    <w:p w14:paraId="45F4B3CE" w14:textId="77777777" w:rsidR="00DB0C1E" w:rsidRDefault="00DB0C1E">
      <w:pPr>
        <w:pStyle w:val="CommentText"/>
      </w:pPr>
      <w:r>
        <w:rPr>
          <w:rStyle w:val="CommentReference"/>
        </w:rPr>
        <w:annotationRef/>
      </w:r>
      <w:r>
        <w:t>OK, but what are they? Explain first.</w:t>
      </w:r>
    </w:p>
  </w:comment>
  <w:comment w:id="2" w:author="Reimer, Yolanda" w:date="2020-11-10T11:31:00Z" w:initials="RY">
    <w:p w14:paraId="57A2C12C" w14:textId="77777777" w:rsidR="00DB0C1E" w:rsidRDefault="00DB0C1E">
      <w:pPr>
        <w:pStyle w:val="CommentText"/>
      </w:pPr>
      <w:r>
        <w:rPr>
          <w:rStyle w:val="CommentReference"/>
        </w:rPr>
        <w:annotationRef/>
      </w:r>
      <w:r>
        <w:t>Can you say more about the differences between and the advantages/disadvantages of each?</w:t>
      </w:r>
    </w:p>
  </w:comment>
  <w:comment w:id="3" w:author="Reimer, Yolanda" w:date="2020-11-10T11:33:00Z" w:initials="RY">
    <w:p w14:paraId="19D99EF0" w14:textId="77777777" w:rsidR="00DB0C1E" w:rsidRDefault="00DB0C1E">
      <w:pPr>
        <w:pStyle w:val="CommentText"/>
      </w:pPr>
      <w:r>
        <w:rPr>
          <w:rStyle w:val="CommentReference"/>
        </w:rPr>
        <w:annotationRef/>
      </w:r>
      <w:r>
        <w:t>What about the storyboarding aspect of low-fidelity prototypes?</w:t>
      </w:r>
    </w:p>
  </w:comment>
  <w:comment w:id="4" w:author="Reimer, Yolanda" w:date="2020-11-10T11:34:00Z" w:initials="RY">
    <w:p w14:paraId="4CB30A85" w14:textId="77777777" w:rsidR="00DB0C1E" w:rsidRDefault="00DB0C1E">
      <w:pPr>
        <w:pStyle w:val="CommentText"/>
      </w:pPr>
      <w:r>
        <w:rPr>
          <w:rStyle w:val="CommentReference"/>
        </w:rPr>
        <w:annotationRef/>
      </w:r>
      <w:r>
        <w:t>These are nicely done. Well worded and thorough.</w:t>
      </w:r>
    </w:p>
  </w:comment>
  <w:comment w:id="5" w:author="Reimer, Yolanda" w:date="2020-11-10T11:33:00Z" w:initials="RY">
    <w:p w14:paraId="0BA7660A" w14:textId="77777777" w:rsidR="00DB0C1E" w:rsidRDefault="00DB0C1E">
      <w:pPr>
        <w:pStyle w:val="CommentText"/>
      </w:pPr>
      <w:r>
        <w:rPr>
          <w:rStyle w:val="CommentReference"/>
        </w:rPr>
        <w:annotationRef/>
      </w:r>
      <w:r>
        <w:t xml:space="preserve">Good </w:t>
      </w:r>
    </w:p>
  </w:comment>
  <w:comment w:id="10" w:author="Reimer, Yolanda" w:date="2020-11-10T11:49:00Z" w:initials="RY">
    <w:p w14:paraId="418623FD" w14:textId="53EE52DF" w:rsidR="001419A3" w:rsidRDefault="001419A3">
      <w:pPr>
        <w:pStyle w:val="CommentText"/>
      </w:pPr>
      <w:r>
        <w:rPr>
          <w:rStyle w:val="CommentReference"/>
        </w:rPr>
        <w:annotationRef/>
      </w:r>
      <w:r>
        <w:t xml:space="preserve">Very well done. </w:t>
      </w:r>
      <w:r>
        <w:t xml:space="preserve">Thorough coverage of functionality; nice, clear annotations </w:t>
      </w:r>
      <w:r>
        <w:t>throughout.</w:t>
      </w:r>
    </w:p>
  </w:comment>
  <w:comment w:id="11" w:author="Reimer, Yolanda" w:date="2020-11-10T11:48:00Z" w:initials="RY">
    <w:p w14:paraId="7B013E1A" w14:textId="6C471DB4" w:rsidR="00B922CE" w:rsidRDefault="00B922CE">
      <w:pPr>
        <w:pStyle w:val="CommentText"/>
      </w:pPr>
      <w:r>
        <w:rPr>
          <w:rStyle w:val="CommentReference"/>
        </w:rPr>
        <w:annotationRef/>
      </w:r>
      <w:r>
        <w:t>Excellent to include. Thank-you!</w:t>
      </w:r>
    </w:p>
  </w:comment>
  <w:comment w:id="12" w:author="Reimer, Yolanda" w:date="2020-11-10T11:49:00Z" w:initials="RY">
    <w:p w14:paraId="7F4B71F5" w14:textId="3EED3BFF" w:rsidR="00B922CE" w:rsidRDefault="00B922CE">
      <w:pPr>
        <w:pStyle w:val="CommentText"/>
      </w:pPr>
      <w:r>
        <w:rPr>
          <w:rStyle w:val="CommentReference"/>
        </w:rPr>
        <w:annotationRef/>
      </w:r>
      <w:r>
        <w:t>Terrific.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F4B3CE" w15:done="0"/>
  <w15:commentEx w15:paraId="57A2C12C" w15:done="0"/>
  <w15:commentEx w15:paraId="19D99EF0" w15:done="0"/>
  <w15:commentEx w15:paraId="4CB30A85" w15:done="0"/>
  <w15:commentEx w15:paraId="0BA7660A" w15:done="0"/>
  <w15:commentEx w15:paraId="418623FD" w15:done="0"/>
  <w15:commentEx w15:paraId="7B013E1A" w15:done="0"/>
  <w15:commentEx w15:paraId="7F4B71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4F8B7" w16cex:dateUtc="2020-11-10T18:32:00Z"/>
  <w16cex:commentExtensible w16cex:durableId="2354F8A0" w16cex:dateUtc="2020-11-10T18:31:00Z"/>
  <w16cex:commentExtensible w16cex:durableId="2354F8EF" w16cex:dateUtc="2020-11-10T18:33:00Z"/>
  <w16cex:commentExtensible w16cex:durableId="2354F945" w16cex:dateUtc="2020-11-10T18:34:00Z"/>
  <w16cex:commentExtensible w16cex:durableId="2354F915" w16cex:dateUtc="2020-11-10T18:33:00Z"/>
  <w16cex:commentExtensible w16cex:durableId="2354FCD2" w16cex:dateUtc="2020-11-10T18:49:00Z"/>
  <w16cex:commentExtensible w16cex:durableId="2354FCAB" w16cex:dateUtc="2020-11-10T18:48:00Z"/>
  <w16cex:commentExtensible w16cex:durableId="2354FCBC" w16cex:dateUtc="2020-11-10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F4B3CE" w16cid:durableId="2354F8B7"/>
  <w16cid:commentId w16cid:paraId="57A2C12C" w16cid:durableId="2354F8A0"/>
  <w16cid:commentId w16cid:paraId="19D99EF0" w16cid:durableId="2354F8EF"/>
  <w16cid:commentId w16cid:paraId="4CB30A85" w16cid:durableId="2354F945"/>
  <w16cid:commentId w16cid:paraId="0BA7660A" w16cid:durableId="2354F915"/>
  <w16cid:commentId w16cid:paraId="418623FD" w16cid:durableId="2354FCD2"/>
  <w16cid:commentId w16cid:paraId="7B013E1A" w16cid:durableId="2354FCAB"/>
  <w16cid:commentId w16cid:paraId="7F4B71F5" w16cid:durableId="2354FC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270C0" w14:textId="77777777" w:rsidR="002A6A61" w:rsidRDefault="002A6A61">
      <w:r>
        <w:separator/>
      </w:r>
    </w:p>
  </w:endnote>
  <w:endnote w:type="continuationSeparator" w:id="0">
    <w:p w14:paraId="77B0D5EF" w14:textId="77777777" w:rsidR="002A6A61" w:rsidRDefault="002A6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9ADE8" w14:textId="77777777" w:rsidR="002B7E5C" w:rsidRDefault="004E6A28">
    <w:pPr>
      <w:pStyle w:val="BodyText"/>
      <w:spacing w:line="14" w:lineRule="auto"/>
      <w:rPr>
        <w:sz w:val="17"/>
      </w:rPr>
    </w:pPr>
    <w:r>
      <w:rPr>
        <w:noProof/>
      </w:rPr>
      <mc:AlternateContent>
        <mc:Choice Requires="wps">
          <w:drawing>
            <wp:anchor distT="0" distB="0" distL="114300" distR="114300" simplePos="0" relativeHeight="251657728" behindDoc="1" locked="0" layoutInCell="1" allowOverlap="1" wp14:anchorId="57854D5D" wp14:editId="2FF5C58C">
              <wp:simplePos x="0" y="0"/>
              <wp:positionH relativeFrom="page">
                <wp:posOffset>6657975</wp:posOffset>
              </wp:positionH>
              <wp:positionV relativeFrom="page">
                <wp:posOffset>9404985</wp:posOffset>
              </wp:positionV>
              <wp:extent cx="231775" cy="1816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860C2" w14:textId="77777777" w:rsidR="002B7E5C" w:rsidRDefault="002A6A61">
                          <w:pPr>
                            <w:spacing w:before="12"/>
                            <w:ind w:left="60"/>
                            <w:rPr>
                              <w:rFonts w:ascii="Arial"/>
                            </w:rPr>
                          </w:pPr>
                          <w:r>
                            <w:fldChar w:fldCharType="begin"/>
                          </w:r>
                          <w:r>
                            <w:rPr>
                              <w:rFonts w:ascii="Arial"/>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854D5D" id="_x0000_t202" coordsize="21600,21600" o:spt="202" path="m,l,21600r21600,l21600,xe">
              <v:stroke joinstyle="miter"/>
              <v:path gradientshapeok="t" o:connecttype="rect"/>
            </v:shapetype>
            <v:shape id="Text Box 1" o:spid="_x0000_s1027" type="#_x0000_t202" style="position:absolute;margin-left:524.25pt;margin-top:740.55pt;width:18.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" filled="f" stroked="f">
              <v:path arrowok="t"/>
              <v:textbox inset="0,0,0,0">
                <w:txbxContent>
                  <w:p w14:paraId="02A860C2" w14:textId="77777777" w:rsidR="002B7E5C" w:rsidRDefault="002A6A61">
                    <w:pPr>
                      <w:spacing w:before="12"/>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E66B8" w14:textId="77777777" w:rsidR="002A6A61" w:rsidRDefault="002A6A61">
      <w:r>
        <w:separator/>
      </w:r>
    </w:p>
  </w:footnote>
  <w:footnote w:type="continuationSeparator" w:id="0">
    <w:p w14:paraId="71EED0A3" w14:textId="77777777" w:rsidR="002A6A61" w:rsidRDefault="002A6A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2D60E9"/>
    <w:multiLevelType w:val="hybridMultilevel"/>
    <w:tmpl w:val="159EC97E"/>
    <w:lvl w:ilvl="0" w:tplc="99DC2F50">
      <w:start w:val="1"/>
      <w:numFmt w:val="decimal"/>
      <w:lvlText w:val="%1."/>
      <w:lvlJc w:val="left"/>
      <w:pPr>
        <w:ind w:left="2120" w:hanging="360"/>
        <w:jc w:val="left"/>
      </w:pPr>
      <w:rPr>
        <w:rFonts w:ascii="Calibri" w:eastAsia="Calibri" w:hAnsi="Calibri" w:cs="Calibri" w:hint="default"/>
        <w:w w:val="100"/>
        <w:sz w:val="24"/>
        <w:szCs w:val="24"/>
      </w:rPr>
    </w:lvl>
    <w:lvl w:ilvl="1" w:tplc="7C2640CC">
      <w:start w:val="1"/>
      <w:numFmt w:val="lowerLetter"/>
      <w:lvlText w:val="%2."/>
      <w:lvlJc w:val="left"/>
      <w:pPr>
        <w:ind w:left="2840" w:hanging="360"/>
        <w:jc w:val="left"/>
      </w:pPr>
      <w:rPr>
        <w:rFonts w:ascii="Calibri" w:eastAsia="Calibri" w:hAnsi="Calibri" w:cs="Calibri" w:hint="default"/>
        <w:w w:val="100"/>
        <w:sz w:val="24"/>
        <w:szCs w:val="24"/>
      </w:rPr>
    </w:lvl>
    <w:lvl w:ilvl="2" w:tplc="5558944E">
      <w:numFmt w:val="bullet"/>
      <w:lvlText w:val="•"/>
      <w:lvlJc w:val="left"/>
      <w:pPr>
        <w:ind w:left="3735" w:hanging="360"/>
      </w:pPr>
      <w:rPr>
        <w:rFonts w:hint="default"/>
      </w:rPr>
    </w:lvl>
    <w:lvl w:ilvl="3" w:tplc="DA465674">
      <w:numFmt w:val="bullet"/>
      <w:lvlText w:val="•"/>
      <w:lvlJc w:val="left"/>
      <w:pPr>
        <w:ind w:left="4631" w:hanging="360"/>
      </w:pPr>
      <w:rPr>
        <w:rFonts w:hint="default"/>
      </w:rPr>
    </w:lvl>
    <w:lvl w:ilvl="4" w:tplc="270A37BA">
      <w:numFmt w:val="bullet"/>
      <w:lvlText w:val="•"/>
      <w:lvlJc w:val="left"/>
      <w:pPr>
        <w:ind w:left="5526" w:hanging="360"/>
      </w:pPr>
      <w:rPr>
        <w:rFonts w:hint="default"/>
      </w:rPr>
    </w:lvl>
    <w:lvl w:ilvl="5" w:tplc="304E820A">
      <w:numFmt w:val="bullet"/>
      <w:lvlText w:val="•"/>
      <w:lvlJc w:val="left"/>
      <w:pPr>
        <w:ind w:left="6422" w:hanging="360"/>
      </w:pPr>
      <w:rPr>
        <w:rFonts w:hint="default"/>
      </w:rPr>
    </w:lvl>
    <w:lvl w:ilvl="6" w:tplc="2F2C1CFE">
      <w:numFmt w:val="bullet"/>
      <w:lvlText w:val="•"/>
      <w:lvlJc w:val="left"/>
      <w:pPr>
        <w:ind w:left="7317" w:hanging="360"/>
      </w:pPr>
      <w:rPr>
        <w:rFonts w:hint="default"/>
      </w:rPr>
    </w:lvl>
    <w:lvl w:ilvl="7" w:tplc="A6C8F98E">
      <w:numFmt w:val="bullet"/>
      <w:lvlText w:val="•"/>
      <w:lvlJc w:val="left"/>
      <w:pPr>
        <w:ind w:left="8213" w:hanging="360"/>
      </w:pPr>
      <w:rPr>
        <w:rFonts w:hint="default"/>
      </w:rPr>
    </w:lvl>
    <w:lvl w:ilvl="8" w:tplc="4574D57C">
      <w:numFmt w:val="bullet"/>
      <w:lvlText w:val="•"/>
      <w:lvlJc w:val="left"/>
      <w:pPr>
        <w:ind w:left="9108" w:hanging="360"/>
      </w:pPr>
      <w:rPr>
        <w:rFonts w:hint="default"/>
      </w:rPr>
    </w:lvl>
  </w:abstractNum>
  <w:abstractNum w:abstractNumId="1" w15:restartNumberingAfterBreak="0">
    <w:nsid w:val="2D1006DF"/>
    <w:multiLevelType w:val="hybridMultilevel"/>
    <w:tmpl w:val="9A8094DC"/>
    <w:lvl w:ilvl="0" w:tplc="34BA2BF8">
      <w:start w:val="1"/>
      <w:numFmt w:val="decimal"/>
      <w:lvlText w:val="%1."/>
      <w:lvlJc w:val="left"/>
      <w:pPr>
        <w:ind w:left="2120" w:hanging="360"/>
        <w:jc w:val="left"/>
      </w:pPr>
      <w:rPr>
        <w:rFonts w:ascii="Calibri" w:eastAsia="Calibri" w:hAnsi="Calibri" w:cs="Calibri" w:hint="default"/>
        <w:w w:val="100"/>
        <w:sz w:val="24"/>
        <w:szCs w:val="24"/>
      </w:rPr>
    </w:lvl>
    <w:lvl w:ilvl="1" w:tplc="2A08CCDC">
      <w:start w:val="1"/>
      <w:numFmt w:val="lowerLetter"/>
      <w:lvlText w:val="%2."/>
      <w:lvlJc w:val="left"/>
      <w:pPr>
        <w:ind w:left="2840" w:hanging="360"/>
        <w:jc w:val="left"/>
      </w:pPr>
      <w:rPr>
        <w:rFonts w:ascii="Calibri" w:eastAsia="Calibri" w:hAnsi="Calibri" w:cs="Calibri" w:hint="default"/>
        <w:spacing w:val="-2"/>
        <w:w w:val="100"/>
        <w:sz w:val="24"/>
        <w:szCs w:val="24"/>
      </w:rPr>
    </w:lvl>
    <w:lvl w:ilvl="2" w:tplc="C44C4A56">
      <w:numFmt w:val="bullet"/>
      <w:lvlText w:val="•"/>
      <w:lvlJc w:val="left"/>
      <w:pPr>
        <w:ind w:left="3735" w:hanging="360"/>
      </w:pPr>
      <w:rPr>
        <w:rFonts w:hint="default"/>
      </w:rPr>
    </w:lvl>
    <w:lvl w:ilvl="3" w:tplc="18A0F1F4">
      <w:numFmt w:val="bullet"/>
      <w:lvlText w:val="•"/>
      <w:lvlJc w:val="left"/>
      <w:pPr>
        <w:ind w:left="4631" w:hanging="360"/>
      </w:pPr>
      <w:rPr>
        <w:rFonts w:hint="default"/>
      </w:rPr>
    </w:lvl>
    <w:lvl w:ilvl="4" w:tplc="B2C02178">
      <w:numFmt w:val="bullet"/>
      <w:lvlText w:val="•"/>
      <w:lvlJc w:val="left"/>
      <w:pPr>
        <w:ind w:left="5526" w:hanging="360"/>
      </w:pPr>
      <w:rPr>
        <w:rFonts w:hint="default"/>
      </w:rPr>
    </w:lvl>
    <w:lvl w:ilvl="5" w:tplc="5EEA9B76">
      <w:numFmt w:val="bullet"/>
      <w:lvlText w:val="•"/>
      <w:lvlJc w:val="left"/>
      <w:pPr>
        <w:ind w:left="6422" w:hanging="360"/>
      </w:pPr>
      <w:rPr>
        <w:rFonts w:hint="default"/>
      </w:rPr>
    </w:lvl>
    <w:lvl w:ilvl="6" w:tplc="75549F1C">
      <w:numFmt w:val="bullet"/>
      <w:lvlText w:val="•"/>
      <w:lvlJc w:val="left"/>
      <w:pPr>
        <w:ind w:left="7317" w:hanging="360"/>
      </w:pPr>
      <w:rPr>
        <w:rFonts w:hint="default"/>
      </w:rPr>
    </w:lvl>
    <w:lvl w:ilvl="7" w:tplc="76483036">
      <w:numFmt w:val="bullet"/>
      <w:lvlText w:val="•"/>
      <w:lvlJc w:val="left"/>
      <w:pPr>
        <w:ind w:left="8213" w:hanging="360"/>
      </w:pPr>
      <w:rPr>
        <w:rFonts w:hint="default"/>
      </w:rPr>
    </w:lvl>
    <w:lvl w:ilvl="8" w:tplc="131ED59A">
      <w:numFmt w:val="bullet"/>
      <w:lvlText w:val="•"/>
      <w:lvlJc w:val="left"/>
      <w:pPr>
        <w:ind w:left="9108" w:hanging="360"/>
      </w:pPr>
      <w:rPr>
        <w:rFonts w:hint="default"/>
      </w:rPr>
    </w:lvl>
  </w:abstractNum>
  <w:abstractNum w:abstractNumId="2" w15:restartNumberingAfterBreak="0">
    <w:nsid w:val="30590782"/>
    <w:multiLevelType w:val="hybridMultilevel"/>
    <w:tmpl w:val="7F2AF3C2"/>
    <w:lvl w:ilvl="0" w:tplc="1076E89A">
      <w:start w:val="1"/>
      <w:numFmt w:val="upperLetter"/>
      <w:lvlText w:val="%1."/>
      <w:lvlJc w:val="left"/>
      <w:pPr>
        <w:ind w:left="1031" w:hanging="352"/>
        <w:jc w:val="left"/>
      </w:pPr>
      <w:rPr>
        <w:rFonts w:ascii="Calibri" w:eastAsia="Calibri" w:hAnsi="Calibri" w:cs="Calibri" w:hint="default"/>
        <w:b/>
        <w:bCs/>
        <w:spacing w:val="-1"/>
        <w:w w:val="100"/>
        <w:sz w:val="32"/>
        <w:szCs w:val="32"/>
      </w:rPr>
    </w:lvl>
    <w:lvl w:ilvl="1" w:tplc="0B60D3D8">
      <w:start w:val="1"/>
      <w:numFmt w:val="decimal"/>
      <w:lvlText w:val="%2."/>
      <w:lvlJc w:val="left"/>
      <w:pPr>
        <w:ind w:left="2120" w:hanging="360"/>
        <w:jc w:val="left"/>
      </w:pPr>
      <w:rPr>
        <w:rFonts w:ascii="Calibri" w:eastAsia="Calibri" w:hAnsi="Calibri" w:cs="Calibri" w:hint="default"/>
        <w:w w:val="100"/>
        <w:sz w:val="24"/>
        <w:szCs w:val="24"/>
      </w:rPr>
    </w:lvl>
    <w:lvl w:ilvl="2" w:tplc="966E6AE2">
      <w:start w:val="1"/>
      <w:numFmt w:val="lowerLetter"/>
      <w:lvlText w:val="%3."/>
      <w:lvlJc w:val="left"/>
      <w:pPr>
        <w:ind w:left="2840" w:hanging="360"/>
        <w:jc w:val="left"/>
      </w:pPr>
      <w:rPr>
        <w:rFonts w:ascii="Calibri" w:eastAsia="Calibri" w:hAnsi="Calibri" w:cs="Calibri" w:hint="default"/>
        <w:w w:val="100"/>
        <w:sz w:val="24"/>
        <w:szCs w:val="24"/>
      </w:rPr>
    </w:lvl>
    <w:lvl w:ilvl="3" w:tplc="E9C0EADA">
      <w:numFmt w:val="bullet"/>
      <w:lvlText w:val="•"/>
      <w:lvlJc w:val="left"/>
      <w:pPr>
        <w:ind w:left="3847" w:hanging="360"/>
      </w:pPr>
      <w:rPr>
        <w:rFonts w:hint="default"/>
      </w:rPr>
    </w:lvl>
    <w:lvl w:ilvl="4" w:tplc="32425420">
      <w:numFmt w:val="bullet"/>
      <w:lvlText w:val="•"/>
      <w:lvlJc w:val="left"/>
      <w:pPr>
        <w:ind w:left="4855" w:hanging="360"/>
      </w:pPr>
      <w:rPr>
        <w:rFonts w:hint="default"/>
      </w:rPr>
    </w:lvl>
    <w:lvl w:ilvl="5" w:tplc="DB724CD4">
      <w:numFmt w:val="bullet"/>
      <w:lvlText w:val="•"/>
      <w:lvlJc w:val="left"/>
      <w:pPr>
        <w:ind w:left="5862" w:hanging="360"/>
      </w:pPr>
      <w:rPr>
        <w:rFonts w:hint="default"/>
      </w:rPr>
    </w:lvl>
    <w:lvl w:ilvl="6" w:tplc="E7544156">
      <w:numFmt w:val="bullet"/>
      <w:lvlText w:val="•"/>
      <w:lvlJc w:val="left"/>
      <w:pPr>
        <w:ind w:left="6870" w:hanging="360"/>
      </w:pPr>
      <w:rPr>
        <w:rFonts w:hint="default"/>
      </w:rPr>
    </w:lvl>
    <w:lvl w:ilvl="7" w:tplc="00D2F892">
      <w:numFmt w:val="bullet"/>
      <w:lvlText w:val="•"/>
      <w:lvlJc w:val="left"/>
      <w:pPr>
        <w:ind w:left="7877" w:hanging="360"/>
      </w:pPr>
      <w:rPr>
        <w:rFonts w:hint="default"/>
      </w:rPr>
    </w:lvl>
    <w:lvl w:ilvl="8" w:tplc="7E366AAE">
      <w:numFmt w:val="bullet"/>
      <w:lvlText w:val="•"/>
      <w:lvlJc w:val="left"/>
      <w:pPr>
        <w:ind w:left="8885" w:hanging="360"/>
      </w:pPr>
      <w:rPr>
        <w:rFonts w:hint="default"/>
      </w:rPr>
    </w:lvl>
  </w:abstractNum>
  <w:abstractNum w:abstractNumId="3" w15:restartNumberingAfterBreak="0">
    <w:nsid w:val="4CAC311F"/>
    <w:multiLevelType w:val="hybridMultilevel"/>
    <w:tmpl w:val="752CB540"/>
    <w:lvl w:ilvl="0" w:tplc="D3B09A0A">
      <w:start w:val="1"/>
      <w:numFmt w:val="decimal"/>
      <w:lvlText w:val="%1."/>
      <w:lvlJc w:val="left"/>
      <w:pPr>
        <w:ind w:left="2120" w:hanging="360"/>
        <w:jc w:val="left"/>
      </w:pPr>
      <w:rPr>
        <w:rFonts w:ascii="Calibri" w:eastAsia="Calibri" w:hAnsi="Calibri" w:cs="Calibri" w:hint="default"/>
        <w:spacing w:val="-9"/>
        <w:w w:val="100"/>
        <w:sz w:val="24"/>
        <w:szCs w:val="24"/>
      </w:rPr>
    </w:lvl>
    <w:lvl w:ilvl="1" w:tplc="EFA2C2CE">
      <w:start w:val="1"/>
      <w:numFmt w:val="lowerLetter"/>
      <w:lvlText w:val="%2."/>
      <w:lvlJc w:val="left"/>
      <w:pPr>
        <w:ind w:left="2840" w:hanging="360"/>
        <w:jc w:val="left"/>
      </w:pPr>
      <w:rPr>
        <w:rFonts w:ascii="Calibri" w:eastAsia="Calibri" w:hAnsi="Calibri" w:cs="Calibri" w:hint="default"/>
        <w:spacing w:val="-5"/>
        <w:w w:val="100"/>
        <w:sz w:val="24"/>
        <w:szCs w:val="24"/>
      </w:rPr>
    </w:lvl>
    <w:lvl w:ilvl="2" w:tplc="E0F6DFB2">
      <w:numFmt w:val="bullet"/>
      <w:lvlText w:val="•"/>
      <w:lvlJc w:val="left"/>
      <w:pPr>
        <w:ind w:left="3735" w:hanging="360"/>
      </w:pPr>
      <w:rPr>
        <w:rFonts w:hint="default"/>
      </w:rPr>
    </w:lvl>
    <w:lvl w:ilvl="3" w:tplc="2EE8CD86">
      <w:numFmt w:val="bullet"/>
      <w:lvlText w:val="•"/>
      <w:lvlJc w:val="left"/>
      <w:pPr>
        <w:ind w:left="4631" w:hanging="360"/>
      </w:pPr>
      <w:rPr>
        <w:rFonts w:hint="default"/>
      </w:rPr>
    </w:lvl>
    <w:lvl w:ilvl="4" w:tplc="45622F14">
      <w:numFmt w:val="bullet"/>
      <w:lvlText w:val="•"/>
      <w:lvlJc w:val="left"/>
      <w:pPr>
        <w:ind w:left="5526" w:hanging="360"/>
      </w:pPr>
      <w:rPr>
        <w:rFonts w:hint="default"/>
      </w:rPr>
    </w:lvl>
    <w:lvl w:ilvl="5" w:tplc="699CFBA8">
      <w:numFmt w:val="bullet"/>
      <w:lvlText w:val="•"/>
      <w:lvlJc w:val="left"/>
      <w:pPr>
        <w:ind w:left="6422" w:hanging="360"/>
      </w:pPr>
      <w:rPr>
        <w:rFonts w:hint="default"/>
      </w:rPr>
    </w:lvl>
    <w:lvl w:ilvl="6" w:tplc="00A86FA0">
      <w:numFmt w:val="bullet"/>
      <w:lvlText w:val="•"/>
      <w:lvlJc w:val="left"/>
      <w:pPr>
        <w:ind w:left="7317" w:hanging="360"/>
      </w:pPr>
      <w:rPr>
        <w:rFonts w:hint="default"/>
      </w:rPr>
    </w:lvl>
    <w:lvl w:ilvl="7" w:tplc="C0B8F180">
      <w:numFmt w:val="bullet"/>
      <w:lvlText w:val="•"/>
      <w:lvlJc w:val="left"/>
      <w:pPr>
        <w:ind w:left="8213" w:hanging="360"/>
      </w:pPr>
      <w:rPr>
        <w:rFonts w:hint="default"/>
      </w:rPr>
    </w:lvl>
    <w:lvl w:ilvl="8" w:tplc="6EDE9AE8">
      <w:numFmt w:val="bullet"/>
      <w:lvlText w:val="•"/>
      <w:lvlJc w:val="left"/>
      <w:pPr>
        <w:ind w:left="9108" w:hanging="360"/>
      </w:pPr>
      <w:rPr>
        <w:rFonts w:hint="default"/>
      </w:rPr>
    </w:lvl>
  </w:abstractNum>
  <w:abstractNum w:abstractNumId="4" w15:restartNumberingAfterBreak="0">
    <w:nsid w:val="5D553DD4"/>
    <w:multiLevelType w:val="hybridMultilevel"/>
    <w:tmpl w:val="60483212"/>
    <w:lvl w:ilvl="0" w:tplc="5702839E">
      <w:start w:val="3"/>
      <w:numFmt w:val="decimal"/>
      <w:lvlText w:val="%1."/>
      <w:lvlJc w:val="left"/>
      <w:pPr>
        <w:ind w:left="1555" w:hanging="876"/>
        <w:jc w:val="left"/>
      </w:pPr>
      <w:rPr>
        <w:rFonts w:ascii="Calibri" w:eastAsia="Calibri" w:hAnsi="Calibri" w:cs="Calibri" w:hint="default"/>
        <w:b/>
        <w:bCs/>
        <w:spacing w:val="-1"/>
        <w:w w:val="100"/>
        <w:sz w:val="46"/>
        <w:szCs w:val="46"/>
      </w:rPr>
    </w:lvl>
    <w:lvl w:ilvl="1" w:tplc="D1CC177C">
      <w:numFmt w:val="bullet"/>
      <w:lvlText w:val="•"/>
      <w:lvlJc w:val="left"/>
      <w:pPr>
        <w:ind w:left="2494" w:hanging="876"/>
      </w:pPr>
      <w:rPr>
        <w:rFonts w:hint="default"/>
      </w:rPr>
    </w:lvl>
    <w:lvl w:ilvl="2" w:tplc="69B0150E">
      <w:numFmt w:val="bullet"/>
      <w:lvlText w:val="•"/>
      <w:lvlJc w:val="left"/>
      <w:pPr>
        <w:ind w:left="3428" w:hanging="876"/>
      </w:pPr>
      <w:rPr>
        <w:rFonts w:hint="default"/>
      </w:rPr>
    </w:lvl>
    <w:lvl w:ilvl="3" w:tplc="320AF9B0">
      <w:numFmt w:val="bullet"/>
      <w:lvlText w:val="•"/>
      <w:lvlJc w:val="left"/>
      <w:pPr>
        <w:ind w:left="4362" w:hanging="876"/>
      </w:pPr>
      <w:rPr>
        <w:rFonts w:hint="default"/>
      </w:rPr>
    </w:lvl>
    <w:lvl w:ilvl="4" w:tplc="9A100210">
      <w:numFmt w:val="bullet"/>
      <w:lvlText w:val="•"/>
      <w:lvlJc w:val="left"/>
      <w:pPr>
        <w:ind w:left="5296" w:hanging="876"/>
      </w:pPr>
      <w:rPr>
        <w:rFonts w:hint="default"/>
      </w:rPr>
    </w:lvl>
    <w:lvl w:ilvl="5" w:tplc="6590E5EC">
      <w:numFmt w:val="bullet"/>
      <w:lvlText w:val="•"/>
      <w:lvlJc w:val="left"/>
      <w:pPr>
        <w:ind w:left="6230" w:hanging="876"/>
      </w:pPr>
      <w:rPr>
        <w:rFonts w:hint="default"/>
      </w:rPr>
    </w:lvl>
    <w:lvl w:ilvl="6" w:tplc="1ED89866">
      <w:numFmt w:val="bullet"/>
      <w:lvlText w:val="•"/>
      <w:lvlJc w:val="left"/>
      <w:pPr>
        <w:ind w:left="7164" w:hanging="876"/>
      </w:pPr>
      <w:rPr>
        <w:rFonts w:hint="default"/>
      </w:rPr>
    </w:lvl>
    <w:lvl w:ilvl="7" w:tplc="FF10BD1E">
      <w:numFmt w:val="bullet"/>
      <w:lvlText w:val="•"/>
      <w:lvlJc w:val="left"/>
      <w:pPr>
        <w:ind w:left="8098" w:hanging="876"/>
      </w:pPr>
      <w:rPr>
        <w:rFonts w:hint="default"/>
      </w:rPr>
    </w:lvl>
    <w:lvl w:ilvl="8" w:tplc="9E489B18">
      <w:numFmt w:val="bullet"/>
      <w:lvlText w:val="•"/>
      <w:lvlJc w:val="left"/>
      <w:pPr>
        <w:ind w:left="9032" w:hanging="876"/>
      </w:pPr>
      <w:rPr>
        <w:rFonts w:hint="default"/>
      </w:rPr>
    </w:lvl>
  </w:abstractNum>
  <w:abstractNum w:abstractNumId="5" w15:restartNumberingAfterBreak="0">
    <w:nsid w:val="75A22BF6"/>
    <w:multiLevelType w:val="hybridMultilevel"/>
    <w:tmpl w:val="69E61EEA"/>
    <w:lvl w:ilvl="0" w:tplc="701088A0">
      <w:start w:val="1"/>
      <w:numFmt w:val="decimal"/>
      <w:lvlText w:val="%1."/>
      <w:lvlJc w:val="left"/>
      <w:pPr>
        <w:ind w:left="2120" w:hanging="360"/>
        <w:jc w:val="left"/>
      </w:pPr>
      <w:rPr>
        <w:rFonts w:ascii="Calibri" w:eastAsia="Calibri" w:hAnsi="Calibri" w:cs="Calibri" w:hint="default"/>
        <w:w w:val="100"/>
        <w:sz w:val="24"/>
        <w:szCs w:val="24"/>
      </w:rPr>
    </w:lvl>
    <w:lvl w:ilvl="1" w:tplc="CF3E29D0">
      <w:start w:val="1"/>
      <w:numFmt w:val="lowerLetter"/>
      <w:lvlText w:val="%2."/>
      <w:lvlJc w:val="left"/>
      <w:pPr>
        <w:ind w:left="2840" w:hanging="360"/>
        <w:jc w:val="left"/>
      </w:pPr>
      <w:rPr>
        <w:rFonts w:ascii="Calibri" w:eastAsia="Calibri" w:hAnsi="Calibri" w:cs="Calibri" w:hint="default"/>
        <w:w w:val="100"/>
        <w:sz w:val="24"/>
        <w:szCs w:val="24"/>
      </w:rPr>
    </w:lvl>
    <w:lvl w:ilvl="2" w:tplc="6CA67AC6">
      <w:numFmt w:val="bullet"/>
      <w:lvlText w:val="•"/>
      <w:lvlJc w:val="left"/>
      <w:pPr>
        <w:ind w:left="3735" w:hanging="360"/>
      </w:pPr>
      <w:rPr>
        <w:rFonts w:hint="default"/>
      </w:rPr>
    </w:lvl>
    <w:lvl w:ilvl="3" w:tplc="67161CC6">
      <w:numFmt w:val="bullet"/>
      <w:lvlText w:val="•"/>
      <w:lvlJc w:val="left"/>
      <w:pPr>
        <w:ind w:left="4631" w:hanging="360"/>
      </w:pPr>
      <w:rPr>
        <w:rFonts w:hint="default"/>
      </w:rPr>
    </w:lvl>
    <w:lvl w:ilvl="4" w:tplc="40BA96B8">
      <w:numFmt w:val="bullet"/>
      <w:lvlText w:val="•"/>
      <w:lvlJc w:val="left"/>
      <w:pPr>
        <w:ind w:left="5526" w:hanging="360"/>
      </w:pPr>
      <w:rPr>
        <w:rFonts w:hint="default"/>
      </w:rPr>
    </w:lvl>
    <w:lvl w:ilvl="5" w:tplc="B3903D62">
      <w:numFmt w:val="bullet"/>
      <w:lvlText w:val="•"/>
      <w:lvlJc w:val="left"/>
      <w:pPr>
        <w:ind w:left="6422" w:hanging="360"/>
      </w:pPr>
      <w:rPr>
        <w:rFonts w:hint="default"/>
      </w:rPr>
    </w:lvl>
    <w:lvl w:ilvl="6" w:tplc="4230A0C8">
      <w:numFmt w:val="bullet"/>
      <w:lvlText w:val="•"/>
      <w:lvlJc w:val="left"/>
      <w:pPr>
        <w:ind w:left="7317" w:hanging="360"/>
      </w:pPr>
      <w:rPr>
        <w:rFonts w:hint="default"/>
      </w:rPr>
    </w:lvl>
    <w:lvl w:ilvl="7" w:tplc="7F2AEE86">
      <w:numFmt w:val="bullet"/>
      <w:lvlText w:val="•"/>
      <w:lvlJc w:val="left"/>
      <w:pPr>
        <w:ind w:left="8213" w:hanging="360"/>
      </w:pPr>
      <w:rPr>
        <w:rFonts w:hint="default"/>
      </w:rPr>
    </w:lvl>
    <w:lvl w:ilvl="8" w:tplc="1B1C7720">
      <w:numFmt w:val="bullet"/>
      <w:lvlText w:val="•"/>
      <w:lvlJc w:val="left"/>
      <w:pPr>
        <w:ind w:left="9108" w:hanging="360"/>
      </w:pPr>
      <w:rPr>
        <w:rFonts w:hint="default"/>
      </w:rPr>
    </w:lvl>
  </w:abstractNum>
  <w:abstractNum w:abstractNumId="6" w15:restartNumberingAfterBreak="0">
    <w:nsid w:val="7F2462E4"/>
    <w:multiLevelType w:val="hybridMultilevel"/>
    <w:tmpl w:val="1DC80A56"/>
    <w:lvl w:ilvl="0" w:tplc="0082D0E4">
      <w:start w:val="1"/>
      <w:numFmt w:val="decimal"/>
      <w:lvlText w:val="%1."/>
      <w:lvlJc w:val="left"/>
      <w:pPr>
        <w:ind w:left="1555" w:hanging="876"/>
        <w:jc w:val="left"/>
      </w:pPr>
      <w:rPr>
        <w:rFonts w:ascii="Calibri" w:eastAsia="Calibri" w:hAnsi="Calibri" w:cs="Calibri" w:hint="default"/>
        <w:b/>
        <w:bCs/>
        <w:spacing w:val="-1"/>
        <w:w w:val="100"/>
        <w:sz w:val="46"/>
        <w:szCs w:val="46"/>
      </w:rPr>
    </w:lvl>
    <w:lvl w:ilvl="1" w:tplc="3738D960">
      <w:numFmt w:val="bullet"/>
      <w:lvlText w:val="•"/>
      <w:lvlJc w:val="left"/>
      <w:pPr>
        <w:ind w:left="2494" w:hanging="876"/>
      </w:pPr>
      <w:rPr>
        <w:rFonts w:hint="default"/>
      </w:rPr>
    </w:lvl>
    <w:lvl w:ilvl="2" w:tplc="D6620C06">
      <w:numFmt w:val="bullet"/>
      <w:lvlText w:val="•"/>
      <w:lvlJc w:val="left"/>
      <w:pPr>
        <w:ind w:left="3428" w:hanging="876"/>
      </w:pPr>
      <w:rPr>
        <w:rFonts w:hint="default"/>
      </w:rPr>
    </w:lvl>
    <w:lvl w:ilvl="3" w:tplc="B6CC4570">
      <w:numFmt w:val="bullet"/>
      <w:lvlText w:val="•"/>
      <w:lvlJc w:val="left"/>
      <w:pPr>
        <w:ind w:left="4362" w:hanging="876"/>
      </w:pPr>
      <w:rPr>
        <w:rFonts w:hint="default"/>
      </w:rPr>
    </w:lvl>
    <w:lvl w:ilvl="4" w:tplc="4DA297AE">
      <w:numFmt w:val="bullet"/>
      <w:lvlText w:val="•"/>
      <w:lvlJc w:val="left"/>
      <w:pPr>
        <w:ind w:left="5296" w:hanging="876"/>
      </w:pPr>
      <w:rPr>
        <w:rFonts w:hint="default"/>
      </w:rPr>
    </w:lvl>
    <w:lvl w:ilvl="5" w:tplc="8DCEAD48">
      <w:numFmt w:val="bullet"/>
      <w:lvlText w:val="•"/>
      <w:lvlJc w:val="left"/>
      <w:pPr>
        <w:ind w:left="6230" w:hanging="876"/>
      </w:pPr>
      <w:rPr>
        <w:rFonts w:hint="default"/>
      </w:rPr>
    </w:lvl>
    <w:lvl w:ilvl="6" w:tplc="54408512">
      <w:numFmt w:val="bullet"/>
      <w:lvlText w:val="•"/>
      <w:lvlJc w:val="left"/>
      <w:pPr>
        <w:ind w:left="7164" w:hanging="876"/>
      </w:pPr>
      <w:rPr>
        <w:rFonts w:hint="default"/>
      </w:rPr>
    </w:lvl>
    <w:lvl w:ilvl="7" w:tplc="8E6A0DE0">
      <w:numFmt w:val="bullet"/>
      <w:lvlText w:val="•"/>
      <w:lvlJc w:val="left"/>
      <w:pPr>
        <w:ind w:left="8098" w:hanging="876"/>
      </w:pPr>
      <w:rPr>
        <w:rFonts w:hint="default"/>
      </w:rPr>
    </w:lvl>
    <w:lvl w:ilvl="8" w:tplc="A294ABDA">
      <w:numFmt w:val="bullet"/>
      <w:lvlText w:val="•"/>
      <w:lvlJc w:val="left"/>
      <w:pPr>
        <w:ind w:left="9032" w:hanging="876"/>
      </w:pPr>
      <w:rPr>
        <w:rFonts w:hint="default"/>
      </w:rPr>
    </w:lvl>
  </w:abstractNum>
  <w:num w:numId="1">
    <w:abstractNumId w:val="4"/>
  </w:num>
  <w:num w:numId="2">
    <w:abstractNumId w:val="0"/>
  </w:num>
  <w:num w:numId="3">
    <w:abstractNumId w:val="3"/>
  </w:num>
  <w:num w:numId="4">
    <w:abstractNumId w:val="1"/>
  </w:num>
  <w:num w:numId="5">
    <w:abstractNumId w:val="5"/>
  </w:num>
  <w:num w:numId="6">
    <w:abstractNumId w:val="2"/>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imer, Yolanda">
    <w15:presenceInfo w15:providerId="AD" w15:userId="S::yolanda.reimer@umt.edu::a84421d3-9edf-4831-a7b6-7339f99dce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E5C"/>
    <w:rsid w:val="001419A3"/>
    <w:rsid w:val="002A6A61"/>
    <w:rsid w:val="002B7E5C"/>
    <w:rsid w:val="004E6A28"/>
    <w:rsid w:val="00A355D9"/>
    <w:rsid w:val="00B922CE"/>
    <w:rsid w:val="00CA6B28"/>
    <w:rsid w:val="00DB0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54CC7"/>
  <w15:docId w15:val="{7E9E7EFD-523C-8F44-8E87-107C3073E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555" w:hanging="876"/>
      <w:outlineLvl w:val="0"/>
    </w:pPr>
    <w:rPr>
      <w:b/>
      <w:bCs/>
      <w:sz w:val="46"/>
      <w:szCs w:val="46"/>
    </w:rPr>
  </w:style>
  <w:style w:type="paragraph" w:styleId="Heading2">
    <w:name w:val="heading 2"/>
    <w:basedOn w:val="Normal"/>
    <w:uiPriority w:val="9"/>
    <w:unhideWhenUsed/>
    <w:qFormat/>
    <w:pPr>
      <w:spacing w:before="10"/>
      <w:ind w:left="993" w:hanging="360"/>
      <w:outlineLvl w:val="1"/>
    </w:pPr>
    <w:rPr>
      <w:b/>
      <w:bCs/>
      <w:sz w:val="32"/>
      <w:szCs w:val="32"/>
    </w:rPr>
  </w:style>
  <w:style w:type="paragraph" w:styleId="Heading3">
    <w:name w:val="heading 3"/>
    <w:basedOn w:val="Normal"/>
    <w:uiPriority w:val="9"/>
    <w:unhideWhenUsed/>
    <w:qFormat/>
    <w:pPr>
      <w:spacing w:before="36"/>
      <w:ind w:left="6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840" w:hanging="360"/>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DB0C1E"/>
    <w:rPr>
      <w:sz w:val="16"/>
      <w:szCs w:val="16"/>
    </w:rPr>
  </w:style>
  <w:style w:type="paragraph" w:styleId="CommentText">
    <w:name w:val="annotation text"/>
    <w:basedOn w:val="Normal"/>
    <w:link w:val="CommentTextChar"/>
    <w:uiPriority w:val="99"/>
    <w:semiHidden/>
    <w:unhideWhenUsed/>
    <w:rsid w:val="00DB0C1E"/>
    <w:rPr>
      <w:sz w:val="20"/>
      <w:szCs w:val="20"/>
    </w:rPr>
  </w:style>
  <w:style w:type="character" w:customStyle="1" w:styleId="CommentTextChar">
    <w:name w:val="Comment Text Char"/>
    <w:basedOn w:val="DefaultParagraphFont"/>
    <w:link w:val="CommentText"/>
    <w:uiPriority w:val="99"/>
    <w:semiHidden/>
    <w:rsid w:val="00DB0C1E"/>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DB0C1E"/>
    <w:rPr>
      <w:b/>
      <w:bCs/>
    </w:rPr>
  </w:style>
  <w:style w:type="character" w:customStyle="1" w:styleId="CommentSubjectChar">
    <w:name w:val="Comment Subject Char"/>
    <w:basedOn w:val="CommentTextChar"/>
    <w:link w:val="CommentSubject"/>
    <w:uiPriority w:val="99"/>
    <w:semiHidden/>
    <w:rsid w:val="00DB0C1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DB0C1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C1E"/>
    <w:rPr>
      <w:rFonts w:ascii="Times New Roman" w:eastAsia="Calibri"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3.jpe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24</Pages>
  <Words>1835</Words>
  <Characters>10466</Characters>
  <Application>Microsoft Office Word</Application>
  <DocSecurity>0</DocSecurity>
  <Lines>87</Lines>
  <Paragraphs>24</Paragraphs>
  <ScaleCrop>false</ScaleCrop>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Reimer, Yolanda</cp:lastModifiedBy>
  <cp:revision>7</cp:revision>
  <dcterms:created xsi:type="dcterms:W3CDTF">2020-11-10T18:31:00Z</dcterms:created>
  <dcterms:modified xsi:type="dcterms:W3CDTF">2020-11-10T18:50:00Z</dcterms:modified>
</cp:coreProperties>
</file>