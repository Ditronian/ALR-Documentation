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AB144" w14:textId="77777777" w:rsidR="00851BA7" w:rsidRDefault="00C95D9E">
      <w:pPr>
        <w:spacing w:line="615" w:lineRule="exact"/>
        <w:ind w:left="129"/>
        <w:jc w:val="center"/>
        <w:rPr>
          <w:sz w:val="52"/>
        </w:rPr>
      </w:pPr>
      <w:r>
        <w:rPr>
          <w:noProof/>
        </w:rPr>
        <mc:AlternateContent>
          <mc:Choice Requires="wps">
            <w:drawing>
              <wp:anchor distT="0" distB="0" distL="0" distR="0" simplePos="0" relativeHeight="251668992" behindDoc="1" locked="0" layoutInCell="1" allowOverlap="1" wp14:anchorId="7D531657" wp14:editId="778CFAC4">
                <wp:simplePos x="0" y="0"/>
                <wp:positionH relativeFrom="page">
                  <wp:posOffset>914400</wp:posOffset>
                </wp:positionH>
                <wp:positionV relativeFrom="paragraph">
                  <wp:posOffset>439420</wp:posOffset>
                </wp:positionV>
                <wp:extent cx="5943600" cy="1270"/>
                <wp:effectExtent l="0" t="0" r="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C0613" id="Freeform 8" o:spid="_x0000_s1026" style="position:absolute;margin-left:1in;margin-top:34.6pt;width:468pt;height:.1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" path="m,l9360,e" filled="f">
                <v:path arrowok="t" o:connecttype="custom" o:connectlocs="0,0;5943600,0" o:connectangles="0,0"/>
                <w10:wrap type="topAndBottom" anchorx="page"/>
              </v:shape>
            </w:pict>
          </mc:Fallback>
        </mc:AlternateContent>
      </w:r>
      <w:r w:rsidR="00B46A54">
        <w:rPr>
          <w:sz w:val="52"/>
        </w:rPr>
        <w:t>Requirements Speciﬁcation</w:t>
      </w:r>
    </w:p>
    <w:p w14:paraId="227F65EE" w14:textId="77777777" w:rsidR="00851BA7" w:rsidRDefault="00851BA7">
      <w:pPr>
        <w:pStyle w:val="BodyText"/>
        <w:rPr>
          <w:sz w:val="52"/>
        </w:rPr>
      </w:pPr>
    </w:p>
    <w:p w14:paraId="0C762857" w14:textId="77777777" w:rsidR="00851BA7" w:rsidRDefault="00B46A54">
      <w:pPr>
        <w:spacing w:before="434"/>
        <w:ind w:left="126"/>
        <w:jc w:val="center"/>
        <w:rPr>
          <w:b/>
          <w:sz w:val="28"/>
        </w:rPr>
      </w:pPr>
      <w:r>
        <w:rPr>
          <w:b/>
          <w:sz w:val="28"/>
        </w:rPr>
        <w:t>Project Name</w:t>
      </w:r>
    </w:p>
    <w:p w14:paraId="2BF65305" w14:textId="77777777" w:rsidR="00851BA7" w:rsidRDefault="00B46A54">
      <w:pPr>
        <w:pStyle w:val="BodyText"/>
        <w:spacing w:before="56"/>
        <w:ind w:left="134"/>
        <w:jc w:val="center"/>
      </w:pPr>
      <w:r>
        <w:t>Blackfoot Language Preservation</w:t>
      </w:r>
    </w:p>
    <w:p w14:paraId="23DBB040" w14:textId="77777777" w:rsidR="00851BA7" w:rsidRDefault="00851BA7">
      <w:pPr>
        <w:pStyle w:val="BodyText"/>
      </w:pPr>
    </w:p>
    <w:p w14:paraId="3E053B07" w14:textId="77777777" w:rsidR="00851BA7" w:rsidRDefault="00851BA7">
      <w:pPr>
        <w:pStyle w:val="BodyText"/>
      </w:pPr>
    </w:p>
    <w:p w14:paraId="69B642B9" w14:textId="77777777" w:rsidR="00851BA7" w:rsidRDefault="00851BA7">
      <w:pPr>
        <w:pStyle w:val="BodyText"/>
      </w:pPr>
    </w:p>
    <w:p w14:paraId="102AA27B" w14:textId="77777777" w:rsidR="00851BA7" w:rsidRDefault="00851BA7">
      <w:pPr>
        <w:pStyle w:val="BodyText"/>
        <w:spacing w:before="4"/>
        <w:rPr>
          <w:sz w:val="32"/>
        </w:rPr>
      </w:pPr>
    </w:p>
    <w:p w14:paraId="4EA7F20B" w14:textId="77777777" w:rsidR="00851BA7" w:rsidRDefault="00B46A54">
      <w:pPr>
        <w:spacing w:before="1"/>
        <w:ind w:left="136"/>
        <w:jc w:val="center"/>
        <w:rPr>
          <w:b/>
          <w:sz w:val="28"/>
        </w:rPr>
      </w:pPr>
      <w:r>
        <w:rPr>
          <w:b/>
          <w:sz w:val="28"/>
        </w:rPr>
        <w:t>Prepared by</w:t>
      </w:r>
    </w:p>
    <w:p w14:paraId="1BFD7407" w14:textId="77777777" w:rsidR="00851BA7" w:rsidRDefault="00B46A54">
      <w:pPr>
        <w:pStyle w:val="BodyText"/>
        <w:spacing w:before="71"/>
        <w:ind w:left="139"/>
        <w:jc w:val="center"/>
      </w:pPr>
      <w:r>
        <w:t>Blackfoot Language Preservation Group</w:t>
      </w:r>
    </w:p>
    <w:p w14:paraId="6558F6D3" w14:textId="77777777" w:rsidR="00851BA7" w:rsidRDefault="00851BA7">
      <w:pPr>
        <w:pStyle w:val="BodyText"/>
      </w:pPr>
    </w:p>
    <w:p w14:paraId="2101E508" w14:textId="77777777" w:rsidR="00851BA7" w:rsidRDefault="00851BA7">
      <w:pPr>
        <w:pStyle w:val="BodyText"/>
      </w:pPr>
    </w:p>
    <w:p w14:paraId="60BC185B" w14:textId="77777777" w:rsidR="00851BA7" w:rsidRDefault="00851BA7">
      <w:pPr>
        <w:pStyle w:val="BodyText"/>
      </w:pPr>
    </w:p>
    <w:p w14:paraId="2AFF3A98" w14:textId="77777777" w:rsidR="00851BA7" w:rsidRDefault="00B46A54">
      <w:pPr>
        <w:spacing w:before="170"/>
        <w:ind w:left="116"/>
        <w:jc w:val="center"/>
        <w:rPr>
          <w:b/>
          <w:sz w:val="28"/>
        </w:rPr>
      </w:pPr>
      <w:r>
        <w:rPr>
          <w:b/>
          <w:sz w:val="28"/>
        </w:rPr>
        <w:t>Date</w:t>
      </w:r>
    </w:p>
    <w:p w14:paraId="1C77A366" w14:textId="7ED40E72" w:rsidR="00851BA7" w:rsidRDefault="00474141">
      <w:pPr>
        <w:pStyle w:val="BodyText"/>
        <w:spacing w:before="56"/>
        <w:ind w:left="131"/>
        <w:jc w:val="center"/>
      </w:pPr>
      <w:r>
        <w:rPr>
          <w:noProof/>
        </w:rPr>
        <mc:AlternateContent>
          <mc:Choice Requires="wps">
            <w:drawing>
              <wp:anchor distT="0" distB="0" distL="114300" distR="114300" simplePos="0" relativeHeight="251671040" behindDoc="0" locked="0" layoutInCell="1" allowOverlap="1" wp14:anchorId="283B1B35" wp14:editId="1A335750">
                <wp:simplePos x="0" y="0"/>
                <wp:positionH relativeFrom="column">
                  <wp:posOffset>800100</wp:posOffset>
                </wp:positionH>
                <wp:positionV relativeFrom="paragraph">
                  <wp:posOffset>220345</wp:posOffset>
                </wp:positionV>
                <wp:extent cx="2245360" cy="1645920"/>
                <wp:effectExtent l="0" t="0" r="15240" b="17780"/>
                <wp:wrapNone/>
                <wp:docPr id="18" name="Text Box 18"/>
                <wp:cNvGraphicFramePr/>
                <a:graphic xmlns:a="http://schemas.openxmlformats.org/drawingml/2006/main">
                  <a:graphicData uri="http://schemas.microsoft.com/office/word/2010/wordprocessingShape">
                    <wps:wsp>
                      <wps:cNvSpPr txBox="1"/>
                      <wps:spPr>
                        <a:xfrm>
                          <a:off x="0" y="0"/>
                          <a:ext cx="2245360" cy="1645920"/>
                        </a:xfrm>
                        <a:prstGeom prst="rect">
                          <a:avLst/>
                        </a:prstGeom>
                        <a:solidFill>
                          <a:srgbClr val="FFFF00"/>
                        </a:solidFill>
                        <a:ln w="6350">
                          <a:solidFill>
                            <a:prstClr val="black"/>
                          </a:solidFill>
                        </a:ln>
                      </wps:spPr>
                      <wps:txbx>
                        <w:txbxContent>
                          <w:p w14:paraId="2E5CFE9F" w14:textId="112EB273" w:rsidR="00474141" w:rsidRDefault="00474141">
                            <w:r>
                              <w:t>You did a really nice job with this phase of the project, particularly the efforts you put forward to collect user feedback.  I only wish it was summarized here so we could see and discuss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B1B35" id="_x0000_t202" coordsize="21600,21600" o:spt="202" path="m,l,21600r21600,l21600,xe">
                <v:stroke joinstyle="miter"/>
                <v:path gradientshapeok="t" o:connecttype="rect"/>
              </v:shapetype>
              <v:shape id="Text Box 18" o:spid="_x0000_s1026" type="#_x0000_t202" style="position:absolute;left:0;text-align:left;margin-left:63pt;margin-top:17.35pt;width:176.8pt;height:129.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" fillcolor="yellow" strokeweight=".5pt">
                <v:textbox>
                  <w:txbxContent>
                    <w:p w14:paraId="2E5CFE9F" w14:textId="112EB273" w:rsidR="00474141" w:rsidRDefault="00474141">
                      <w:r>
                        <w:t>You did a really nice job with this phase of the project, particularly the efforts you put forward to collect user feedback.  I only wish it was summarized here so we could see and discuss it!</w:t>
                      </w:r>
                    </w:p>
                  </w:txbxContent>
                </v:textbox>
              </v:shape>
            </w:pict>
          </mc:Fallback>
        </mc:AlternateContent>
      </w:r>
      <w:r w:rsidR="00B46A54">
        <w:t>24 September 2020</w:t>
      </w:r>
    </w:p>
    <w:p w14:paraId="34C45327" w14:textId="77777777" w:rsidR="00851BA7" w:rsidRDefault="00851BA7">
      <w:pPr>
        <w:pStyle w:val="BodyText"/>
        <w:rPr>
          <w:sz w:val="20"/>
        </w:rPr>
      </w:pPr>
    </w:p>
    <w:p w14:paraId="6AB6C380" w14:textId="77777777" w:rsidR="00851BA7" w:rsidRDefault="00851BA7">
      <w:pPr>
        <w:pStyle w:val="BodyText"/>
        <w:rPr>
          <w:sz w:val="20"/>
        </w:rPr>
      </w:pPr>
    </w:p>
    <w:p w14:paraId="0076F885" w14:textId="77777777" w:rsidR="00851BA7" w:rsidRDefault="00B46A54">
      <w:pPr>
        <w:pStyle w:val="BodyText"/>
        <w:spacing w:before="10"/>
        <w:rPr>
          <w:sz w:val="22"/>
        </w:rPr>
      </w:pPr>
      <w:r>
        <w:rPr>
          <w:noProof/>
        </w:rPr>
        <w:drawing>
          <wp:anchor distT="0" distB="0" distL="0" distR="0" simplePos="0" relativeHeight="251661824" behindDoc="0" locked="0" layoutInCell="1" allowOverlap="1" wp14:anchorId="767D3872" wp14:editId="3CEB685F">
            <wp:simplePos x="0" y="0"/>
            <wp:positionH relativeFrom="page">
              <wp:posOffset>2209800</wp:posOffset>
            </wp:positionH>
            <wp:positionV relativeFrom="paragraph">
              <wp:posOffset>201751</wp:posOffset>
            </wp:positionV>
            <wp:extent cx="3333750" cy="33337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333750" cy="3333750"/>
                    </a:xfrm>
                    <a:prstGeom prst="rect">
                      <a:avLst/>
                    </a:prstGeom>
                  </pic:spPr>
                </pic:pic>
              </a:graphicData>
            </a:graphic>
          </wp:anchor>
        </w:drawing>
      </w:r>
    </w:p>
    <w:p w14:paraId="6F28B2D2" w14:textId="77777777" w:rsidR="00851BA7" w:rsidRDefault="00851BA7">
      <w:pPr>
        <w:sectPr w:rsidR="00851BA7">
          <w:type w:val="continuous"/>
          <w:pgSz w:w="12240" w:h="15840"/>
          <w:pgMar w:top="1460" w:right="320" w:bottom="280" w:left="180" w:header="720" w:footer="720" w:gutter="0"/>
          <w:cols w:space="720"/>
        </w:sectPr>
      </w:pPr>
    </w:p>
    <w:p w14:paraId="07611E73" w14:textId="77777777" w:rsidR="00851BA7" w:rsidRDefault="00B46A54">
      <w:pPr>
        <w:pStyle w:val="Heading1"/>
        <w:numPr>
          <w:ilvl w:val="0"/>
          <w:numId w:val="1"/>
        </w:numPr>
        <w:tabs>
          <w:tab w:val="left" w:pos="1743"/>
        </w:tabs>
        <w:spacing w:line="539" w:lineRule="exact"/>
        <w:ind w:hanging="484"/>
      </w:pPr>
      <w:r>
        <w:lastRenderedPageBreak/>
        <w:t>Introduction</w:t>
      </w:r>
    </w:p>
    <w:p w14:paraId="33D9E00B" w14:textId="77777777" w:rsidR="00851BA7" w:rsidRDefault="00B46A54">
      <w:pPr>
        <w:pStyle w:val="BodyText"/>
        <w:spacing w:before="338" w:line="271" w:lineRule="auto"/>
        <w:ind w:left="1259" w:right="1142"/>
      </w:pPr>
      <w:r>
        <w:t>The Blackfoot Language Preservation Group has prepared this document to provide a detailed outline of the Blackfoot Language Preservation project requirements. This document includes a thorough look into:</w:t>
      </w:r>
    </w:p>
    <w:p w14:paraId="4874DDA9" w14:textId="77777777" w:rsidR="00851BA7" w:rsidRDefault="00851BA7">
      <w:pPr>
        <w:pStyle w:val="BodyText"/>
        <w:spacing w:before="7"/>
        <w:rPr>
          <w:sz w:val="20"/>
        </w:rPr>
      </w:pPr>
    </w:p>
    <w:p w14:paraId="46688A2A" w14:textId="77777777" w:rsidR="00851BA7" w:rsidRDefault="00B46A54">
      <w:pPr>
        <w:pStyle w:val="ListParagraph"/>
        <w:numPr>
          <w:ilvl w:val="1"/>
          <w:numId w:val="1"/>
        </w:numPr>
        <w:tabs>
          <w:tab w:val="left" w:pos="1979"/>
          <w:tab w:val="left" w:pos="1980"/>
        </w:tabs>
        <w:spacing w:line="271" w:lineRule="auto"/>
        <w:ind w:left="1979" w:right="1270"/>
        <w:rPr>
          <w:sz w:val="24"/>
        </w:rPr>
      </w:pPr>
      <w:r>
        <w:rPr>
          <w:sz w:val="24"/>
        </w:rPr>
        <w:t xml:space="preserve">The </w:t>
      </w:r>
      <w:r>
        <w:rPr>
          <w:spacing w:val="-4"/>
          <w:sz w:val="24"/>
        </w:rPr>
        <w:t xml:space="preserve">system’s </w:t>
      </w:r>
      <w:r>
        <w:rPr>
          <w:sz w:val="24"/>
        </w:rPr>
        <w:t>diﬀerent user groups, their prioritie</w:t>
      </w:r>
      <w:r>
        <w:rPr>
          <w:sz w:val="24"/>
        </w:rPr>
        <w:t>s, and individual tasks that they will</w:t>
      </w:r>
      <w:r>
        <w:rPr>
          <w:spacing w:val="-25"/>
          <w:sz w:val="24"/>
        </w:rPr>
        <w:t xml:space="preserve"> </w:t>
      </w:r>
      <w:r>
        <w:rPr>
          <w:sz w:val="24"/>
        </w:rPr>
        <w:t>be performing through this</w:t>
      </w:r>
      <w:r>
        <w:rPr>
          <w:spacing w:val="-1"/>
          <w:sz w:val="24"/>
        </w:rPr>
        <w:t xml:space="preserve"> </w:t>
      </w:r>
      <w:r>
        <w:rPr>
          <w:sz w:val="24"/>
        </w:rPr>
        <w:t>project.</w:t>
      </w:r>
    </w:p>
    <w:p w14:paraId="33894B12" w14:textId="77777777" w:rsidR="00851BA7" w:rsidRDefault="00B46A54">
      <w:pPr>
        <w:pStyle w:val="ListParagraph"/>
        <w:numPr>
          <w:ilvl w:val="1"/>
          <w:numId w:val="1"/>
        </w:numPr>
        <w:tabs>
          <w:tab w:val="left" w:pos="1979"/>
          <w:tab w:val="left" w:pos="1980"/>
        </w:tabs>
        <w:spacing w:before="13"/>
        <w:ind w:hanging="361"/>
        <w:rPr>
          <w:sz w:val="24"/>
        </w:rPr>
      </w:pPr>
      <w:r>
        <w:rPr>
          <w:sz w:val="24"/>
        </w:rPr>
        <w:t xml:space="preserve">Where, when, and how the </w:t>
      </w:r>
      <w:r>
        <w:rPr>
          <w:spacing w:val="-3"/>
          <w:sz w:val="24"/>
        </w:rPr>
        <w:t xml:space="preserve">system </w:t>
      </w:r>
      <w:r>
        <w:rPr>
          <w:sz w:val="24"/>
        </w:rPr>
        <w:t>will be</w:t>
      </w:r>
      <w:r>
        <w:rPr>
          <w:spacing w:val="2"/>
          <w:sz w:val="24"/>
        </w:rPr>
        <w:t xml:space="preserve"> </w:t>
      </w:r>
      <w:r>
        <w:rPr>
          <w:sz w:val="24"/>
        </w:rPr>
        <w:t>used.</w:t>
      </w:r>
    </w:p>
    <w:p w14:paraId="3511B4E7" w14:textId="77777777" w:rsidR="00851BA7" w:rsidRDefault="00B46A54">
      <w:pPr>
        <w:pStyle w:val="ListParagraph"/>
        <w:numPr>
          <w:ilvl w:val="1"/>
          <w:numId w:val="1"/>
        </w:numPr>
        <w:tabs>
          <w:tab w:val="left" w:pos="1979"/>
          <w:tab w:val="left" w:pos="1980"/>
        </w:tabs>
        <w:spacing w:before="37" w:line="283" w:lineRule="auto"/>
        <w:ind w:left="1979" w:right="1365"/>
        <w:rPr>
          <w:sz w:val="24"/>
        </w:rPr>
      </w:pPr>
      <w:r>
        <w:rPr>
          <w:sz w:val="24"/>
        </w:rPr>
        <w:t>The</w:t>
      </w:r>
      <w:r>
        <w:rPr>
          <w:spacing w:val="-5"/>
          <w:sz w:val="24"/>
        </w:rPr>
        <w:t xml:space="preserve"> </w:t>
      </w:r>
      <w:r>
        <w:rPr>
          <w:sz w:val="24"/>
        </w:rPr>
        <w:t>feedback</w:t>
      </w:r>
      <w:r>
        <w:rPr>
          <w:spacing w:val="-4"/>
          <w:sz w:val="24"/>
        </w:rPr>
        <w:t xml:space="preserve"> </w:t>
      </w:r>
      <w:r>
        <w:rPr>
          <w:sz w:val="24"/>
        </w:rPr>
        <w:t>gathered</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various</w:t>
      </w:r>
      <w:r>
        <w:rPr>
          <w:spacing w:val="-4"/>
          <w:sz w:val="24"/>
        </w:rPr>
        <w:t xml:space="preserve"> </w:t>
      </w:r>
      <w:r>
        <w:rPr>
          <w:sz w:val="24"/>
        </w:rPr>
        <w:t>user</w:t>
      </w:r>
      <w:r>
        <w:rPr>
          <w:spacing w:val="-4"/>
          <w:sz w:val="24"/>
        </w:rPr>
        <w:t xml:space="preserve"> </w:t>
      </w:r>
      <w:r>
        <w:rPr>
          <w:sz w:val="24"/>
        </w:rPr>
        <w:t>groups</w:t>
      </w:r>
      <w:r>
        <w:rPr>
          <w:spacing w:val="-4"/>
          <w:sz w:val="24"/>
        </w:rPr>
        <w:t xml:space="preserve"> </w:t>
      </w:r>
      <w:r>
        <w:rPr>
          <w:sz w:val="24"/>
        </w:rPr>
        <w:t>regarding</w:t>
      </w:r>
      <w:r>
        <w:rPr>
          <w:spacing w:val="-4"/>
          <w:sz w:val="24"/>
        </w:rPr>
        <w:t xml:space="preserve"> </w:t>
      </w:r>
      <w:r>
        <w:rPr>
          <w:sz w:val="24"/>
        </w:rPr>
        <w:t>the</w:t>
      </w:r>
      <w:r>
        <w:rPr>
          <w:spacing w:val="-4"/>
          <w:sz w:val="24"/>
        </w:rPr>
        <w:t xml:space="preserve"> </w:t>
      </w:r>
      <w:r>
        <w:rPr>
          <w:sz w:val="24"/>
        </w:rPr>
        <w:t>existing</w:t>
      </w:r>
      <w:r>
        <w:rPr>
          <w:spacing w:val="-4"/>
          <w:sz w:val="24"/>
        </w:rPr>
        <w:t xml:space="preserve"> </w:t>
      </w:r>
      <w:r>
        <w:rPr>
          <w:spacing w:val="-3"/>
          <w:sz w:val="24"/>
        </w:rPr>
        <w:t>system</w:t>
      </w:r>
      <w:r>
        <w:rPr>
          <w:spacing w:val="-4"/>
          <w:sz w:val="24"/>
        </w:rPr>
        <w:t xml:space="preserve"> </w:t>
      </w:r>
      <w:r>
        <w:rPr>
          <w:sz w:val="24"/>
        </w:rPr>
        <w:t xml:space="preserve">and the extensions to the </w:t>
      </w:r>
      <w:r>
        <w:rPr>
          <w:spacing w:val="-3"/>
          <w:sz w:val="24"/>
        </w:rPr>
        <w:t xml:space="preserve">system </w:t>
      </w:r>
      <w:r>
        <w:rPr>
          <w:sz w:val="24"/>
        </w:rPr>
        <w:t>that are being created.</w:t>
      </w:r>
    </w:p>
    <w:p w14:paraId="0355C0B6" w14:textId="77777777" w:rsidR="00851BA7" w:rsidRDefault="00B46A54">
      <w:pPr>
        <w:pStyle w:val="ListParagraph"/>
        <w:numPr>
          <w:ilvl w:val="1"/>
          <w:numId w:val="1"/>
        </w:numPr>
        <w:tabs>
          <w:tab w:val="left" w:pos="1979"/>
          <w:tab w:val="left" w:pos="1980"/>
        </w:tabs>
        <w:spacing w:line="277" w:lineRule="exact"/>
        <w:ind w:hanging="361"/>
        <w:rPr>
          <w:sz w:val="24"/>
        </w:rPr>
      </w:pPr>
      <w:r>
        <w:rPr>
          <w:sz w:val="24"/>
        </w:rPr>
        <w:t>The project's speciﬁc functional requirements and speciﬁcations, along with</w:t>
      </w:r>
      <w:r>
        <w:rPr>
          <w:spacing w:val="-6"/>
          <w:sz w:val="24"/>
        </w:rPr>
        <w:t xml:space="preserve"> </w:t>
      </w:r>
      <w:r>
        <w:rPr>
          <w:sz w:val="24"/>
        </w:rPr>
        <w:t>any</w:t>
      </w:r>
    </w:p>
    <w:p w14:paraId="0BCEC1D7" w14:textId="77777777" w:rsidR="00851BA7" w:rsidRDefault="00B46A54">
      <w:pPr>
        <w:pStyle w:val="BodyText"/>
        <w:spacing w:before="52"/>
        <w:ind w:left="1979"/>
      </w:pPr>
      <w:r>
        <w:t>non-functional constraints, software, and hardware requirements.</w:t>
      </w:r>
    </w:p>
    <w:p w14:paraId="15EEFFAB" w14:textId="77777777" w:rsidR="00851BA7" w:rsidRDefault="00851BA7">
      <w:pPr>
        <w:pStyle w:val="BodyText"/>
      </w:pPr>
    </w:p>
    <w:p w14:paraId="0CD2FD32" w14:textId="77777777" w:rsidR="00851BA7" w:rsidRDefault="00851BA7">
      <w:pPr>
        <w:pStyle w:val="BodyText"/>
        <w:spacing w:before="5"/>
        <w:rPr>
          <w:sz w:val="18"/>
        </w:rPr>
      </w:pPr>
    </w:p>
    <w:p w14:paraId="154811E0" w14:textId="77777777" w:rsidR="00851BA7" w:rsidRDefault="00B46A54">
      <w:pPr>
        <w:pStyle w:val="Heading1"/>
        <w:numPr>
          <w:ilvl w:val="0"/>
          <w:numId w:val="1"/>
        </w:numPr>
        <w:tabs>
          <w:tab w:val="left" w:pos="1743"/>
        </w:tabs>
        <w:ind w:hanging="484"/>
      </w:pPr>
      <w:r>
        <w:t>User</w:t>
      </w:r>
      <w:r>
        <w:rPr>
          <w:spacing w:val="-5"/>
        </w:rPr>
        <w:t xml:space="preserve"> </w:t>
      </w:r>
      <w:r>
        <w:t>Overview</w:t>
      </w:r>
    </w:p>
    <w:p w14:paraId="08E28663" w14:textId="77777777" w:rsidR="00851BA7" w:rsidRDefault="00B46A54">
      <w:pPr>
        <w:pStyle w:val="BodyText"/>
        <w:spacing w:before="323" w:line="276" w:lineRule="auto"/>
        <w:ind w:left="1259" w:right="1268"/>
      </w:pPr>
      <w:r>
        <w:t>The</w:t>
      </w:r>
      <w:r>
        <w:rPr>
          <w:spacing w:val="-4"/>
        </w:rPr>
        <w:t xml:space="preserve"> </w:t>
      </w:r>
      <w:r>
        <w:t>users</w:t>
      </w:r>
      <w:r>
        <w:rPr>
          <w:spacing w:val="-4"/>
        </w:rPr>
        <w:t xml:space="preserve"> </w:t>
      </w:r>
      <w:r>
        <w:t>of</w:t>
      </w:r>
      <w:r>
        <w:rPr>
          <w:spacing w:val="-4"/>
        </w:rPr>
        <w:t xml:space="preserve"> </w:t>
      </w:r>
      <w:r>
        <w:t>the</w:t>
      </w:r>
      <w:r>
        <w:rPr>
          <w:spacing w:val="-3"/>
        </w:rPr>
        <w:t xml:space="preserve"> </w:t>
      </w:r>
      <w:r>
        <w:t>Blackfoot</w:t>
      </w:r>
      <w:r>
        <w:rPr>
          <w:spacing w:val="-4"/>
        </w:rPr>
        <w:t xml:space="preserve"> </w:t>
      </w:r>
      <w:r>
        <w:t>Language</w:t>
      </w:r>
      <w:r>
        <w:rPr>
          <w:spacing w:val="-4"/>
        </w:rPr>
        <w:t xml:space="preserve"> </w:t>
      </w:r>
      <w:r>
        <w:t>Preservation</w:t>
      </w:r>
      <w:r>
        <w:rPr>
          <w:spacing w:val="-3"/>
        </w:rPr>
        <w:t xml:space="preserve"> </w:t>
      </w:r>
      <w:r>
        <w:t>Project</w:t>
      </w:r>
      <w:r>
        <w:rPr>
          <w:spacing w:val="-4"/>
        </w:rPr>
        <w:t xml:space="preserve"> </w:t>
      </w:r>
      <w:r>
        <w:t>can</w:t>
      </w:r>
      <w:r>
        <w:rPr>
          <w:spacing w:val="-4"/>
        </w:rPr>
        <w:t xml:space="preserve"> </w:t>
      </w:r>
      <w:r>
        <w:t>be</w:t>
      </w:r>
      <w:r>
        <w:rPr>
          <w:spacing w:val="-3"/>
        </w:rPr>
        <w:t xml:space="preserve"> </w:t>
      </w:r>
      <w:r>
        <w:t>divided</w:t>
      </w:r>
      <w:r>
        <w:rPr>
          <w:spacing w:val="-4"/>
        </w:rPr>
        <w:t xml:space="preserve"> </w:t>
      </w:r>
      <w:r>
        <w:t>amongst</w:t>
      </w:r>
      <w:r>
        <w:rPr>
          <w:spacing w:val="-4"/>
        </w:rPr>
        <w:t xml:space="preserve"> </w:t>
      </w:r>
      <w:r>
        <w:t>ﬁ</w:t>
      </w:r>
      <w:r>
        <w:t>ve</w:t>
      </w:r>
      <w:r>
        <w:rPr>
          <w:spacing w:val="-4"/>
        </w:rPr>
        <w:t xml:space="preserve"> </w:t>
      </w:r>
      <w:r>
        <w:t>diﬀerent user types, each with separate tasks to perform and concerns needing to be addressed in the ﬁnal product. These ﬁve user groups are as</w:t>
      </w:r>
      <w:r>
        <w:rPr>
          <w:spacing w:val="-3"/>
        </w:rPr>
        <w:t xml:space="preserve"> </w:t>
      </w:r>
      <w:r>
        <w:t>follows:</w:t>
      </w:r>
    </w:p>
    <w:p w14:paraId="754A266E" w14:textId="77777777" w:rsidR="00851BA7" w:rsidRDefault="00851BA7">
      <w:pPr>
        <w:pStyle w:val="BodyText"/>
        <w:spacing w:before="5"/>
        <w:rPr>
          <w:sz w:val="20"/>
        </w:rPr>
      </w:pPr>
    </w:p>
    <w:p w14:paraId="38B13915" w14:textId="77777777" w:rsidR="00851BA7" w:rsidRDefault="00B46A54">
      <w:pPr>
        <w:pStyle w:val="BodyText"/>
        <w:spacing w:line="273" w:lineRule="auto"/>
        <w:ind w:left="1259" w:right="1142"/>
      </w:pPr>
      <w:r>
        <w:rPr>
          <w:b/>
        </w:rPr>
        <w:t xml:space="preserve">Researchers: </w:t>
      </w:r>
      <w:r>
        <w:t>Researchers will utilize the system to access all of the data being g</w:t>
      </w:r>
      <w:r>
        <w:t>enerated by other user groups. This includes the rendering of Microsoft Excel reports revealing the eﬀectiveness in learner pronunciation of speciﬁc words and the overall pronunciation ratings across all words to reveal trends. Researchers will also be abl</w:t>
      </w:r>
      <w:r>
        <w:t>e to upload audio segments to the service to allow for previously gathered audio data to be ingested into the system.</w:t>
      </w:r>
    </w:p>
    <w:p w14:paraId="01E79C7F" w14:textId="77777777" w:rsidR="00851BA7" w:rsidRDefault="00851BA7">
      <w:pPr>
        <w:pStyle w:val="BodyText"/>
        <w:spacing w:before="6"/>
        <w:rPr>
          <w:sz w:val="20"/>
        </w:rPr>
      </w:pPr>
    </w:p>
    <w:p w14:paraId="2D6B5AA7" w14:textId="77777777" w:rsidR="00851BA7" w:rsidRDefault="00B46A54">
      <w:pPr>
        <w:pStyle w:val="BodyText"/>
        <w:spacing w:line="273" w:lineRule="auto"/>
        <w:ind w:left="1259" w:right="1142"/>
      </w:pPr>
      <w:r>
        <w:rPr>
          <w:b/>
        </w:rPr>
        <w:t xml:space="preserve">Native Speakers: </w:t>
      </w:r>
      <w:r>
        <w:t>Native speakers are the user group tasked with listening to and critiquing the audio pronunciations being generated by t</w:t>
      </w:r>
      <w:r>
        <w:t>he language learners. This information should then be presented to the student to receive direct feedback, the teachers to gauge their students' performance, and the researchers so they can get a broad overview of the data.</w:t>
      </w:r>
    </w:p>
    <w:p w14:paraId="0A817A16" w14:textId="77777777" w:rsidR="00851BA7" w:rsidRDefault="00851BA7">
      <w:pPr>
        <w:pStyle w:val="BodyText"/>
        <w:spacing w:before="10"/>
        <w:rPr>
          <w:sz w:val="20"/>
        </w:rPr>
      </w:pPr>
    </w:p>
    <w:p w14:paraId="24355810" w14:textId="77777777" w:rsidR="00851BA7" w:rsidRDefault="00B46A54">
      <w:pPr>
        <w:pStyle w:val="BodyText"/>
        <w:spacing w:line="276" w:lineRule="auto"/>
        <w:ind w:left="1259" w:right="1268"/>
      </w:pPr>
      <w:r>
        <w:rPr>
          <w:b/>
        </w:rPr>
        <w:t xml:space="preserve">Language Learners: </w:t>
      </w:r>
      <w:r>
        <w:t>The lowest l</w:t>
      </w:r>
      <w:r>
        <w:t>evel users of our system are the language learners, who will use the system for a few simple tasks. This includes recording/uploading audio, sharing audio, and viewing past submission comments/ratings.</w:t>
      </w:r>
    </w:p>
    <w:p w14:paraId="2D802EE3" w14:textId="77777777" w:rsidR="00851BA7" w:rsidRDefault="00851BA7">
      <w:pPr>
        <w:pStyle w:val="BodyText"/>
        <w:spacing w:before="2"/>
        <w:rPr>
          <w:sz w:val="19"/>
        </w:rPr>
      </w:pPr>
    </w:p>
    <w:p w14:paraId="29938279" w14:textId="77777777" w:rsidR="00851BA7" w:rsidRDefault="00B46A54">
      <w:pPr>
        <w:pStyle w:val="BodyText"/>
        <w:spacing w:line="276" w:lineRule="auto"/>
        <w:ind w:left="1259" w:right="1142"/>
      </w:pPr>
      <w:r>
        <w:rPr>
          <w:b/>
        </w:rPr>
        <w:t xml:space="preserve">Language Teachers: </w:t>
      </w:r>
      <w:r>
        <w:t>Teachers will be creating and mana</w:t>
      </w:r>
      <w:r>
        <w:t>ging classes of learners in the software to review student progress towards learning goals. Using the system, they will be able to view the Native speakers' critiques on their students' pronunciations.</w:t>
      </w:r>
    </w:p>
    <w:p w14:paraId="1B0124CA" w14:textId="77777777" w:rsidR="00851BA7" w:rsidRDefault="00851BA7">
      <w:pPr>
        <w:spacing w:line="276" w:lineRule="auto"/>
        <w:sectPr w:rsidR="00851BA7">
          <w:footerReference w:type="default" r:id="rId8"/>
          <w:pgSz w:w="12240" w:h="15840"/>
          <w:pgMar w:top="1460" w:right="320" w:bottom="700" w:left="180" w:header="0" w:footer="500" w:gutter="0"/>
          <w:pgNumType w:start="1"/>
          <w:cols w:space="720"/>
        </w:sectPr>
      </w:pPr>
    </w:p>
    <w:p w14:paraId="15ED2224" w14:textId="77777777" w:rsidR="00851BA7" w:rsidRDefault="00B46A54">
      <w:pPr>
        <w:pStyle w:val="BodyText"/>
        <w:spacing w:before="36" w:line="278" w:lineRule="auto"/>
        <w:ind w:left="1259" w:right="1223"/>
      </w:pPr>
      <w:r>
        <w:rPr>
          <w:b/>
        </w:rPr>
        <w:lastRenderedPageBreak/>
        <w:t xml:space="preserve">Administrators: </w:t>
      </w:r>
      <w:r>
        <w:t xml:space="preserve">The administrators are the highest user group </w:t>
      </w:r>
      <w:proofErr w:type="gramStart"/>
      <w:r>
        <w:t>level,</w:t>
      </w:r>
      <w:proofErr w:type="gramEnd"/>
      <w:r>
        <w:t xml:space="preserve"> whose primary function is to manage the web service's day-to-day running. Their responsibilities include maintaining the server's database, operating the web server and host machine, and</w:t>
      </w:r>
      <w:r>
        <w:t xml:space="preserve"> addressing any concerns raised by the other user groups.</w:t>
      </w:r>
    </w:p>
    <w:p w14:paraId="454380DD" w14:textId="77777777" w:rsidR="00851BA7" w:rsidRDefault="00851BA7">
      <w:pPr>
        <w:pStyle w:val="BodyText"/>
      </w:pPr>
    </w:p>
    <w:p w14:paraId="49B38A8E" w14:textId="77777777" w:rsidR="00851BA7" w:rsidRDefault="00B46A54">
      <w:pPr>
        <w:pStyle w:val="Heading1"/>
        <w:numPr>
          <w:ilvl w:val="0"/>
          <w:numId w:val="1"/>
        </w:numPr>
        <w:tabs>
          <w:tab w:val="left" w:pos="1743"/>
        </w:tabs>
        <w:spacing w:before="178"/>
        <w:ind w:hanging="484"/>
      </w:pPr>
      <w:r>
        <w:rPr>
          <w:spacing w:val="-3"/>
        </w:rPr>
        <w:t xml:space="preserve">Hierarchy </w:t>
      </w:r>
      <w:r>
        <w:t>Chart of</w:t>
      </w:r>
      <w:r>
        <w:rPr>
          <w:spacing w:val="-1"/>
        </w:rPr>
        <w:t xml:space="preserve"> </w:t>
      </w:r>
      <w:r>
        <w:t>Users</w:t>
      </w:r>
    </w:p>
    <w:p w14:paraId="07D7557D" w14:textId="77777777" w:rsidR="00851BA7" w:rsidRDefault="00B46A54">
      <w:pPr>
        <w:pStyle w:val="BodyText"/>
        <w:spacing w:before="323" w:line="278" w:lineRule="auto"/>
        <w:ind w:left="1259" w:right="1096"/>
      </w:pPr>
      <w:r>
        <w:t xml:space="preserve">Our hierarchy chart begins with Dr. </w:t>
      </w:r>
      <w:proofErr w:type="spellStart"/>
      <w:r>
        <w:t>Mizuki</w:t>
      </w:r>
      <w:proofErr w:type="spellEnd"/>
      <w:r>
        <w:t xml:space="preserve"> Miyashita, as she is the progenitor of this project/website. Researchers are one step below Dr. Miyashita but functionally will b</w:t>
      </w:r>
      <w:r>
        <w:t>e using the website in the same way. Learners, Native speakers, and teachers branch from researchers because they will learn of the website most likely from researchers. Learners, Native speakers, and teachers each have their own blocks because they will e</w:t>
      </w:r>
      <w:r>
        <w:t>ach use the website in a diﬀerent way and for diﬀerent results.</w:t>
      </w:r>
    </w:p>
    <w:p w14:paraId="6AF73F1A" w14:textId="77777777" w:rsidR="00851BA7" w:rsidRDefault="00B46A54">
      <w:pPr>
        <w:pStyle w:val="BodyText"/>
        <w:spacing w:before="10"/>
        <w:rPr>
          <w:sz w:val="16"/>
        </w:rPr>
      </w:pPr>
      <w:r>
        <w:rPr>
          <w:noProof/>
        </w:rPr>
        <w:drawing>
          <wp:anchor distT="0" distB="0" distL="0" distR="0" simplePos="0" relativeHeight="251644416" behindDoc="0" locked="0" layoutInCell="1" allowOverlap="1" wp14:anchorId="2E0FE133" wp14:editId="323F2F74">
            <wp:simplePos x="0" y="0"/>
            <wp:positionH relativeFrom="page">
              <wp:posOffset>933450</wp:posOffset>
            </wp:positionH>
            <wp:positionV relativeFrom="paragraph">
              <wp:posOffset>155619</wp:posOffset>
            </wp:positionV>
            <wp:extent cx="5924806" cy="240220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924806" cy="2402204"/>
                    </a:xfrm>
                    <a:prstGeom prst="rect">
                      <a:avLst/>
                    </a:prstGeom>
                  </pic:spPr>
                </pic:pic>
              </a:graphicData>
            </a:graphic>
          </wp:anchor>
        </w:drawing>
      </w:r>
    </w:p>
    <w:p w14:paraId="2A3CA61B" w14:textId="77777777" w:rsidR="00851BA7" w:rsidRDefault="00851BA7">
      <w:pPr>
        <w:pStyle w:val="BodyText"/>
      </w:pPr>
    </w:p>
    <w:p w14:paraId="73BD35BE" w14:textId="77777777" w:rsidR="00851BA7" w:rsidRDefault="00851BA7">
      <w:pPr>
        <w:pStyle w:val="BodyText"/>
        <w:spacing w:before="3"/>
        <w:rPr>
          <w:sz w:val="22"/>
        </w:rPr>
      </w:pPr>
    </w:p>
    <w:p w14:paraId="3CC3B55B" w14:textId="77777777" w:rsidR="00851BA7" w:rsidRDefault="00B46A54">
      <w:pPr>
        <w:pStyle w:val="Heading1"/>
        <w:numPr>
          <w:ilvl w:val="0"/>
          <w:numId w:val="1"/>
        </w:numPr>
        <w:tabs>
          <w:tab w:val="left" w:pos="1743"/>
        </w:tabs>
        <w:ind w:hanging="484"/>
      </w:pPr>
      <w:r>
        <w:t>User</w:t>
      </w:r>
      <w:r>
        <w:rPr>
          <w:spacing w:val="-2"/>
        </w:rPr>
        <w:t xml:space="preserve"> </w:t>
      </w:r>
      <w:r>
        <w:t>Groups</w:t>
      </w:r>
    </w:p>
    <w:p w14:paraId="3B113D4C" w14:textId="77777777" w:rsidR="00851BA7" w:rsidRDefault="00B46A54">
      <w:pPr>
        <w:pStyle w:val="BodyText"/>
        <w:spacing w:before="338" w:line="271" w:lineRule="auto"/>
        <w:ind w:left="1259" w:right="1142"/>
      </w:pPr>
      <w:r>
        <w:t>The table below lists the types of users as well as the number of users of that type and a detailed description for each user type.</w:t>
      </w:r>
    </w:p>
    <w:p w14:paraId="1F697343" w14:textId="77777777" w:rsidR="00851BA7" w:rsidRDefault="00851BA7">
      <w:pPr>
        <w:pStyle w:val="BodyText"/>
        <w:spacing w:before="9" w:after="1"/>
        <w:rPr>
          <w:sz w:val="19"/>
        </w:rPr>
      </w:pPr>
    </w:p>
    <w:tbl>
      <w:tblPr>
        <w:tblW w:w="0" w:type="auto"/>
        <w:tblInd w:w="12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0"/>
        <w:gridCol w:w="1380"/>
        <w:gridCol w:w="6120"/>
      </w:tblGrid>
      <w:tr w:rsidR="00851BA7" w14:paraId="6AE913AE" w14:textId="77777777">
        <w:trPr>
          <w:trHeight w:val="479"/>
        </w:trPr>
        <w:tc>
          <w:tcPr>
            <w:tcW w:w="1860" w:type="dxa"/>
          </w:tcPr>
          <w:p w14:paraId="2B77A556" w14:textId="77777777" w:rsidR="00851BA7" w:rsidRDefault="00B46A54">
            <w:pPr>
              <w:pStyle w:val="TableParagraph"/>
              <w:spacing w:before="105"/>
            </w:pPr>
            <w:r>
              <w:t>User Type</w:t>
            </w:r>
          </w:p>
        </w:tc>
        <w:tc>
          <w:tcPr>
            <w:tcW w:w="1380" w:type="dxa"/>
          </w:tcPr>
          <w:p w14:paraId="280E9F79" w14:textId="77777777" w:rsidR="00851BA7" w:rsidRDefault="00B46A54">
            <w:pPr>
              <w:pStyle w:val="TableParagraph"/>
              <w:spacing w:before="105"/>
            </w:pPr>
            <w:r>
              <w:t>Number</w:t>
            </w:r>
          </w:p>
        </w:tc>
        <w:tc>
          <w:tcPr>
            <w:tcW w:w="6120" w:type="dxa"/>
          </w:tcPr>
          <w:p w14:paraId="5408A685" w14:textId="77777777" w:rsidR="00851BA7" w:rsidRDefault="00B46A54">
            <w:pPr>
              <w:pStyle w:val="TableParagraph"/>
              <w:spacing w:before="105"/>
            </w:pPr>
            <w:r>
              <w:t>Description</w:t>
            </w:r>
          </w:p>
        </w:tc>
      </w:tr>
      <w:tr w:rsidR="00851BA7" w14:paraId="5D142411" w14:textId="77777777">
        <w:trPr>
          <w:trHeight w:val="1079"/>
        </w:trPr>
        <w:tc>
          <w:tcPr>
            <w:tcW w:w="1860" w:type="dxa"/>
          </w:tcPr>
          <w:p w14:paraId="0AA4F279" w14:textId="77777777" w:rsidR="00851BA7" w:rsidRDefault="00B46A54">
            <w:pPr>
              <w:pStyle w:val="TableParagraph"/>
              <w:rPr>
                <w:sz w:val="24"/>
              </w:rPr>
            </w:pPr>
            <w:r>
              <w:rPr>
                <w:sz w:val="24"/>
              </w:rPr>
              <w:t>Researcher</w:t>
            </w:r>
          </w:p>
        </w:tc>
        <w:tc>
          <w:tcPr>
            <w:tcW w:w="1380" w:type="dxa"/>
          </w:tcPr>
          <w:p w14:paraId="74F6D3F6" w14:textId="77777777" w:rsidR="00851BA7" w:rsidRDefault="00B46A54">
            <w:pPr>
              <w:pStyle w:val="TableParagraph"/>
              <w:rPr>
                <w:sz w:val="24"/>
              </w:rPr>
            </w:pPr>
            <w:r>
              <w:rPr>
                <w:sz w:val="24"/>
              </w:rPr>
              <w:t>1-5</w:t>
            </w:r>
          </w:p>
        </w:tc>
        <w:tc>
          <w:tcPr>
            <w:tcW w:w="6120" w:type="dxa"/>
          </w:tcPr>
          <w:p w14:paraId="3C2E7390" w14:textId="77777777" w:rsidR="00851BA7" w:rsidRDefault="00B46A54">
            <w:pPr>
              <w:pStyle w:val="TableParagraph"/>
              <w:rPr>
                <w:sz w:val="24"/>
              </w:rPr>
            </w:pPr>
            <w:r>
              <w:rPr>
                <w:sz w:val="24"/>
              </w:rPr>
              <w:t>Researchers are gathering and using all of the data collected. As well as editing and reviewing audio. Researchers have advanced security privileges that allow them to view and</w:t>
            </w:r>
          </w:p>
        </w:tc>
      </w:tr>
    </w:tbl>
    <w:p w14:paraId="68B88853" w14:textId="77777777" w:rsidR="00851BA7" w:rsidRDefault="00851BA7">
      <w:pPr>
        <w:rPr>
          <w:sz w:val="24"/>
        </w:rPr>
        <w:sectPr w:rsidR="00851BA7">
          <w:pgSz w:w="12240" w:h="15840"/>
          <w:pgMar w:top="1400" w:right="320" w:bottom="1000" w:left="180" w:header="0" w:footer="500" w:gutter="0"/>
          <w:cols w:space="720"/>
        </w:sectPr>
      </w:pPr>
    </w:p>
    <w:tbl>
      <w:tblPr>
        <w:tblW w:w="0" w:type="auto"/>
        <w:tblInd w:w="12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0"/>
        <w:gridCol w:w="1380"/>
        <w:gridCol w:w="6120"/>
      </w:tblGrid>
      <w:tr w:rsidR="00851BA7" w14:paraId="40C3C5D7" w14:textId="77777777">
        <w:trPr>
          <w:trHeight w:val="1964"/>
        </w:trPr>
        <w:tc>
          <w:tcPr>
            <w:tcW w:w="1860" w:type="dxa"/>
          </w:tcPr>
          <w:p w14:paraId="0A52C46D" w14:textId="77777777" w:rsidR="00851BA7" w:rsidRDefault="00851BA7">
            <w:pPr>
              <w:pStyle w:val="TableParagraph"/>
              <w:spacing w:before="0"/>
              <w:ind w:left="0"/>
              <w:rPr>
                <w:rFonts w:ascii="Times New Roman"/>
                <w:sz w:val="24"/>
              </w:rPr>
            </w:pPr>
          </w:p>
        </w:tc>
        <w:tc>
          <w:tcPr>
            <w:tcW w:w="1380" w:type="dxa"/>
          </w:tcPr>
          <w:p w14:paraId="24464F22" w14:textId="77777777" w:rsidR="00851BA7" w:rsidRDefault="00851BA7">
            <w:pPr>
              <w:pStyle w:val="TableParagraph"/>
              <w:spacing w:before="0"/>
              <w:ind w:left="0"/>
              <w:rPr>
                <w:rFonts w:ascii="Times New Roman"/>
                <w:sz w:val="24"/>
              </w:rPr>
            </w:pPr>
          </w:p>
        </w:tc>
        <w:tc>
          <w:tcPr>
            <w:tcW w:w="6120" w:type="dxa"/>
          </w:tcPr>
          <w:p w14:paraId="38569468" w14:textId="77777777" w:rsidR="00851BA7" w:rsidRDefault="00B46A54">
            <w:pPr>
              <w:pStyle w:val="TableParagraph"/>
              <w:spacing w:before="116"/>
              <w:rPr>
                <w:sz w:val="24"/>
              </w:rPr>
            </w:pPr>
            <w:r>
              <w:rPr>
                <w:sz w:val="24"/>
              </w:rPr>
              <w:t>edit the data of language learners and Native language speakers. Researchers will use features to view and edit data from language learners and Native language speakers.</w:t>
            </w:r>
          </w:p>
          <w:p w14:paraId="6C883770" w14:textId="77777777" w:rsidR="00851BA7" w:rsidRDefault="00B46A54">
            <w:pPr>
              <w:pStyle w:val="TableParagraph"/>
              <w:spacing w:before="0"/>
              <w:ind w:right="98"/>
              <w:rPr>
                <w:sz w:val="24"/>
              </w:rPr>
            </w:pPr>
            <w:r>
              <w:rPr>
                <w:sz w:val="24"/>
              </w:rPr>
              <w:t xml:space="preserve">Researchers may not have extensive knowledge of </w:t>
            </w:r>
            <w:r>
              <w:rPr>
                <w:spacing w:val="-3"/>
                <w:sz w:val="24"/>
              </w:rPr>
              <w:t xml:space="preserve">computer </w:t>
            </w:r>
            <w:r>
              <w:rPr>
                <w:sz w:val="24"/>
              </w:rPr>
              <w:t xml:space="preserve">systems. Researchers may use </w:t>
            </w:r>
            <w:r>
              <w:rPr>
                <w:sz w:val="24"/>
              </w:rPr>
              <w:t xml:space="preserve">the </w:t>
            </w:r>
            <w:r>
              <w:rPr>
                <w:spacing w:val="-3"/>
                <w:sz w:val="24"/>
              </w:rPr>
              <w:t xml:space="preserve">system </w:t>
            </w:r>
            <w:r>
              <w:rPr>
                <w:sz w:val="24"/>
              </w:rPr>
              <w:t>several times a day mainly to view data to then later analyze.</w:t>
            </w:r>
          </w:p>
        </w:tc>
      </w:tr>
      <w:tr w:rsidR="00851BA7" w14:paraId="421A27A3" w14:textId="77777777">
        <w:trPr>
          <w:trHeight w:val="2264"/>
        </w:trPr>
        <w:tc>
          <w:tcPr>
            <w:tcW w:w="1860" w:type="dxa"/>
          </w:tcPr>
          <w:p w14:paraId="31899037" w14:textId="77777777" w:rsidR="00851BA7" w:rsidRDefault="00B46A54">
            <w:pPr>
              <w:pStyle w:val="TableParagraph"/>
              <w:spacing w:before="123" w:line="232" w:lineRule="auto"/>
              <w:rPr>
                <w:sz w:val="24"/>
              </w:rPr>
            </w:pPr>
            <w:r>
              <w:rPr>
                <w:sz w:val="24"/>
              </w:rPr>
              <w:t>Native Language Speaker</w:t>
            </w:r>
          </w:p>
        </w:tc>
        <w:tc>
          <w:tcPr>
            <w:tcW w:w="1380" w:type="dxa"/>
          </w:tcPr>
          <w:p w14:paraId="056E4FEC" w14:textId="77777777" w:rsidR="00851BA7" w:rsidRDefault="00B46A54">
            <w:pPr>
              <w:pStyle w:val="TableParagraph"/>
              <w:spacing w:before="116"/>
              <w:rPr>
                <w:sz w:val="24"/>
              </w:rPr>
            </w:pPr>
            <w:r>
              <w:rPr>
                <w:sz w:val="24"/>
              </w:rPr>
              <w:t>5</w:t>
            </w:r>
          </w:p>
        </w:tc>
        <w:tc>
          <w:tcPr>
            <w:tcW w:w="6120" w:type="dxa"/>
          </w:tcPr>
          <w:p w14:paraId="73FCBE37" w14:textId="77777777" w:rsidR="00851BA7" w:rsidRDefault="00B46A54">
            <w:pPr>
              <w:pStyle w:val="TableParagraph"/>
              <w:spacing w:before="116"/>
              <w:ind w:right="138"/>
              <w:rPr>
                <w:sz w:val="24"/>
              </w:rPr>
            </w:pPr>
            <w:r>
              <w:rPr>
                <w:sz w:val="24"/>
              </w:rPr>
              <w:t>Native language speakers are ﬂuent speakers of the Blackfoot language who will be using the tool to listen to and rate audio recordings of Blackfoot words.</w:t>
            </w:r>
            <w:r>
              <w:rPr>
                <w:sz w:val="24"/>
              </w:rPr>
              <w:t xml:space="preserve"> A Native speaker's access level would be that of a guest user as the research does not require non-repudiation on their part. Native language speakers will also not be using the system more than several times a week per speaker.</w:t>
            </w:r>
          </w:p>
        </w:tc>
      </w:tr>
      <w:tr w:rsidR="00851BA7" w14:paraId="57CD065A" w14:textId="77777777">
        <w:trPr>
          <w:trHeight w:val="1964"/>
        </w:trPr>
        <w:tc>
          <w:tcPr>
            <w:tcW w:w="1860" w:type="dxa"/>
          </w:tcPr>
          <w:p w14:paraId="006F622C" w14:textId="77777777" w:rsidR="00851BA7" w:rsidRDefault="00B46A54">
            <w:pPr>
              <w:pStyle w:val="TableParagraph"/>
              <w:spacing w:line="244" w:lineRule="auto"/>
              <w:ind w:right="799"/>
              <w:rPr>
                <w:sz w:val="24"/>
              </w:rPr>
            </w:pPr>
            <w:r>
              <w:rPr>
                <w:sz w:val="24"/>
              </w:rPr>
              <w:t>Language Learner</w:t>
            </w:r>
          </w:p>
        </w:tc>
        <w:tc>
          <w:tcPr>
            <w:tcW w:w="1380" w:type="dxa"/>
          </w:tcPr>
          <w:p w14:paraId="4C15F02D" w14:textId="77777777" w:rsidR="00851BA7" w:rsidRDefault="00B46A54">
            <w:pPr>
              <w:pStyle w:val="TableParagraph"/>
              <w:rPr>
                <w:sz w:val="24"/>
              </w:rPr>
            </w:pPr>
            <w:r>
              <w:rPr>
                <w:sz w:val="24"/>
              </w:rPr>
              <w:t>30 per class</w:t>
            </w:r>
          </w:p>
        </w:tc>
        <w:tc>
          <w:tcPr>
            <w:tcW w:w="6120" w:type="dxa"/>
          </w:tcPr>
          <w:p w14:paraId="00ABBF0D" w14:textId="77777777" w:rsidR="00851BA7" w:rsidRDefault="00B46A54">
            <w:pPr>
              <w:pStyle w:val="TableParagraph"/>
              <w:ind w:right="126"/>
              <w:rPr>
                <w:sz w:val="24"/>
              </w:rPr>
            </w:pPr>
            <w:r>
              <w:rPr>
                <w:sz w:val="24"/>
              </w:rPr>
              <w:t>Language learners are students who are learning the Blackfoot language. They will be using the tool to record</w:t>
            </w:r>
            <w:r>
              <w:rPr>
                <w:spacing w:val="-23"/>
                <w:sz w:val="24"/>
              </w:rPr>
              <w:t xml:space="preserve"> </w:t>
            </w:r>
            <w:r>
              <w:rPr>
                <w:spacing w:val="-5"/>
                <w:sz w:val="24"/>
              </w:rPr>
              <w:t xml:space="preserve">and </w:t>
            </w:r>
            <w:r>
              <w:rPr>
                <w:sz w:val="24"/>
              </w:rPr>
              <w:t xml:space="preserve">upload audio recordings of spoken Blackfoot words. A language learner's access level would be that of a regular </w:t>
            </w:r>
            <w:r>
              <w:rPr>
                <w:spacing w:val="-5"/>
                <w:sz w:val="24"/>
              </w:rPr>
              <w:t xml:space="preserve">user, </w:t>
            </w:r>
            <w:r>
              <w:rPr>
                <w:sz w:val="24"/>
              </w:rPr>
              <w:t xml:space="preserve">requiring them to log in to the </w:t>
            </w:r>
            <w:r>
              <w:rPr>
                <w:spacing w:val="-3"/>
                <w:sz w:val="24"/>
              </w:rPr>
              <w:t xml:space="preserve">system </w:t>
            </w:r>
            <w:r>
              <w:rPr>
                <w:sz w:val="24"/>
              </w:rPr>
              <w:t>and keep track of their</w:t>
            </w:r>
            <w:r>
              <w:rPr>
                <w:spacing w:val="-1"/>
                <w:sz w:val="24"/>
              </w:rPr>
              <w:t xml:space="preserve"> </w:t>
            </w:r>
            <w:r>
              <w:rPr>
                <w:sz w:val="24"/>
              </w:rPr>
              <w:t>recordings.</w:t>
            </w:r>
          </w:p>
        </w:tc>
      </w:tr>
      <w:tr w:rsidR="00851BA7" w14:paraId="4181A796" w14:textId="77777777">
        <w:trPr>
          <w:trHeight w:val="2549"/>
        </w:trPr>
        <w:tc>
          <w:tcPr>
            <w:tcW w:w="1860" w:type="dxa"/>
          </w:tcPr>
          <w:p w14:paraId="6F79801D" w14:textId="77777777" w:rsidR="00851BA7" w:rsidRDefault="00B46A54">
            <w:pPr>
              <w:pStyle w:val="TableParagraph"/>
              <w:spacing w:before="123" w:line="232" w:lineRule="auto"/>
              <w:ind w:right="799"/>
              <w:rPr>
                <w:sz w:val="24"/>
              </w:rPr>
            </w:pPr>
            <w:r>
              <w:rPr>
                <w:sz w:val="24"/>
              </w:rPr>
              <w:t>Language Teacher</w:t>
            </w:r>
          </w:p>
        </w:tc>
        <w:tc>
          <w:tcPr>
            <w:tcW w:w="1380" w:type="dxa"/>
          </w:tcPr>
          <w:p w14:paraId="2334C08A" w14:textId="77777777" w:rsidR="00851BA7" w:rsidRDefault="00B46A54">
            <w:pPr>
              <w:pStyle w:val="TableParagraph"/>
              <w:spacing w:before="123" w:line="232" w:lineRule="auto"/>
              <w:ind w:right="547"/>
              <w:rPr>
                <w:sz w:val="24"/>
              </w:rPr>
            </w:pPr>
            <w:r>
              <w:rPr>
                <w:sz w:val="24"/>
              </w:rPr>
              <w:t>1-3 per class</w:t>
            </w:r>
          </w:p>
        </w:tc>
        <w:tc>
          <w:tcPr>
            <w:tcW w:w="6120" w:type="dxa"/>
          </w:tcPr>
          <w:p w14:paraId="39CB261B" w14:textId="77777777" w:rsidR="00851BA7" w:rsidRDefault="00B46A54">
            <w:pPr>
              <w:pStyle w:val="TableParagraph"/>
              <w:spacing w:before="118" w:line="237" w:lineRule="auto"/>
              <w:ind w:right="99"/>
              <w:rPr>
                <w:sz w:val="24"/>
              </w:rPr>
            </w:pPr>
            <w:r>
              <w:rPr>
                <w:sz w:val="24"/>
              </w:rPr>
              <w:t>Language teachers are teachers of the language learners</w:t>
            </w:r>
            <w:r>
              <w:rPr>
                <w:spacing w:val="-26"/>
                <w:sz w:val="24"/>
              </w:rPr>
              <w:t xml:space="preserve"> </w:t>
            </w:r>
            <w:r>
              <w:rPr>
                <w:spacing w:val="-5"/>
                <w:sz w:val="24"/>
              </w:rPr>
              <w:t xml:space="preserve">and </w:t>
            </w:r>
            <w:r>
              <w:rPr>
                <w:sz w:val="24"/>
              </w:rPr>
              <w:t xml:space="preserve">need to view the students’ rating data and respond to and </w:t>
            </w:r>
            <w:r>
              <w:rPr>
                <w:spacing w:val="-3"/>
                <w:sz w:val="24"/>
              </w:rPr>
              <w:t xml:space="preserve">rate </w:t>
            </w:r>
            <w:r>
              <w:rPr>
                <w:sz w:val="24"/>
              </w:rPr>
              <w:t xml:space="preserve">the students’ submissions in their class. Language teachers will access the </w:t>
            </w:r>
            <w:r>
              <w:rPr>
                <w:spacing w:val="-3"/>
                <w:sz w:val="24"/>
              </w:rPr>
              <w:t xml:space="preserve">system </w:t>
            </w:r>
            <w:r>
              <w:rPr>
                <w:sz w:val="24"/>
              </w:rPr>
              <w:t xml:space="preserve">up to 20 times a day to check their </w:t>
            </w:r>
            <w:r>
              <w:rPr>
                <w:spacing w:val="-3"/>
                <w:sz w:val="24"/>
              </w:rPr>
              <w:t xml:space="preserve">class’s </w:t>
            </w:r>
            <w:r>
              <w:rPr>
                <w:sz w:val="24"/>
              </w:rPr>
              <w:t>data. Language teachers may not have extensive knowledge of comput</w:t>
            </w:r>
            <w:r>
              <w:rPr>
                <w:sz w:val="24"/>
              </w:rPr>
              <w:t>er systems. A language teacher's access level would allow them to view and respond to all of the language learners in their</w:t>
            </w:r>
            <w:r>
              <w:rPr>
                <w:spacing w:val="-6"/>
                <w:sz w:val="24"/>
              </w:rPr>
              <w:t xml:space="preserve"> </w:t>
            </w:r>
            <w:r>
              <w:rPr>
                <w:sz w:val="24"/>
              </w:rPr>
              <w:t>class.</w:t>
            </w:r>
          </w:p>
        </w:tc>
      </w:tr>
      <w:tr w:rsidR="00851BA7" w14:paraId="771850E3" w14:textId="77777777">
        <w:trPr>
          <w:trHeight w:val="1679"/>
        </w:trPr>
        <w:tc>
          <w:tcPr>
            <w:tcW w:w="1860" w:type="dxa"/>
          </w:tcPr>
          <w:p w14:paraId="2606EDCD" w14:textId="77777777" w:rsidR="00851BA7" w:rsidRDefault="00B46A54">
            <w:pPr>
              <w:pStyle w:val="TableParagraph"/>
              <w:spacing w:before="116"/>
              <w:rPr>
                <w:sz w:val="24"/>
              </w:rPr>
            </w:pPr>
            <w:r>
              <w:rPr>
                <w:sz w:val="24"/>
              </w:rPr>
              <w:t>Administrator</w:t>
            </w:r>
          </w:p>
        </w:tc>
        <w:tc>
          <w:tcPr>
            <w:tcW w:w="1380" w:type="dxa"/>
          </w:tcPr>
          <w:p w14:paraId="72DD8FCF" w14:textId="77777777" w:rsidR="00851BA7" w:rsidRDefault="00B46A54">
            <w:pPr>
              <w:pStyle w:val="TableParagraph"/>
              <w:spacing w:before="116"/>
              <w:rPr>
                <w:sz w:val="24"/>
              </w:rPr>
            </w:pPr>
            <w:r>
              <w:rPr>
                <w:sz w:val="24"/>
              </w:rPr>
              <w:t>2</w:t>
            </w:r>
          </w:p>
        </w:tc>
        <w:tc>
          <w:tcPr>
            <w:tcW w:w="6120" w:type="dxa"/>
          </w:tcPr>
          <w:p w14:paraId="38E2FD33" w14:textId="77777777" w:rsidR="00851BA7" w:rsidRDefault="00B46A54">
            <w:pPr>
              <w:pStyle w:val="TableParagraph"/>
              <w:spacing w:before="116"/>
              <w:ind w:right="138"/>
              <w:rPr>
                <w:sz w:val="24"/>
              </w:rPr>
            </w:pPr>
            <w:r>
              <w:rPr>
                <w:sz w:val="24"/>
              </w:rPr>
              <w:t>Administrators will maintain the service’s database and troubleshoot any bugs/concerns that come up after th</w:t>
            </w:r>
            <w:r>
              <w:rPr>
                <w:sz w:val="24"/>
              </w:rPr>
              <w:t>e product’s deployment. Administrators will also manage users of the system, adding and removing users as necessary. Administrators will have the highest access level.</w:t>
            </w:r>
          </w:p>
        </w:tc>
      </w:tr>
    </w:tbl>
    <w:p w14:paraId="7AE3F99D" w14:textId="77777777" w:rsidR="00851BA7" w:rsidRDefault="00851BA7">
      <w:pPr>
        <w:pStyle w:val="BodyText"/>
        <w:rPr>
          <w:sz w:val="20"/>
        </w:rPr>
      </w:pPr>
    </w:p>
    <w:p w14:paraId="16EC04A2" w14:textId="77777777" w:rsidR="00851BA7" w:rsidRDefault="00851BA7">
      <w:pPr>
        <w:pStyle w:val="BodyText"/>
        <w:spacing w:before="6"/>
        <w:rPr>
          <w:sz w:val="18"/>
        </w:rPr>
      </w:pPr>
    </w:p>
    <w:p w14:paraId="777A736B" w14:textId="77777777" w:rsidR="00851BA7" w:rsidRDefault="00B46A54">
      <w:pPr>
        <w:pStyle w:val="Heading1"/>
        <w:numPr>
          <w:ilvl w:val="0"/>
          <w:numId w:val="1"/>
        </w:numPr>
        <w:tabs>
          <w:tab w:val="left" w:pos="1743"/>
        </w:tabs>
        <w:spacing w:before="7"/>
        <w:ind w:hanging="484"/>
      </w:pPr>
      <w:r>
        <w:t>User</w:t>
      </w:r>
      <w:r>
        <w:rPr>
          <w:spacing w:val="-2"/>
        </w:rPr>
        <w:t xml:space="preserve"> </w:t>
      </w:r>
      <w:r>
        <w:t>Feedback</w:t>
      </w:r>
    </w:p>
    <w:p w14:paraId="2FAAD565" w14:textId="77777777" w:rsidR="00851BA7" w:rsidRDefault="00B46A54">
      <w:pPr>
        <w:pStyle w:val="BodyText"/>
        <w:spacing w:before="338" w:line="271" w:lineRule="auto"/>
        <w:ind w:left="1259" w:right="1213"/>
      </w:pPr>
      <w:r>
        <w:t>The team’s preference for collecting feedback from language learners and Native speakers was an online survey. We determined that this was a feasible solution to collect feedback while staying safe from COVID-19. In our survey, we asked questions ranging f</w:t>
      </w:r>
      <w:r>
        <w:t>rom user experience</w:t>
      </w:r>
    </w:p>
    <w:p w14:paraId="47C9518B" w14:textId="77777777" w:rsidR="00851BA7" w:rsidRDefault="00851BA7">
      <w:pPr>
        <w:spacing w:line="271" w:lineRule="auto"/>
        <w:sectPr w:rsidR="00851BA7">
          <w:pgSz w:w="12240" w:h="15840"/>
          <w:pgMar w:top="1440" w:right="320" w:bottom="1000" w:left="180" w:header="0" w:footer="500" w:gutter="0"/>
          <w:cols w:space="720"/>
        </w:sectPr>
      </w:pPr>
    </w:p>
    <w:p w14:paraId="114A10C6" w14:textId="77777777" w:rsidR="00851BA7" w:rsidRDefault="00B46A54">
      <w:pPr>
        <w:pStyle w:val="BodyText"/>
        <w:spacing w:before="36" w:line="283" w:lineRule="auto"/>
        <w:ind w:left="1259" w:right="1142"/>
      </w:pPr>
      <w:r>
        <w:lastRenderedPageBreak/>
        <w:t>with technology to scenarios using images of the website, asking what the user would do. No personal information was collected in the surveys.</w:t>
      </w:r>
    </w:p>
    <w:p w14:paraId="61723626" w14:textId="77777777" w:rsidR="00851BA7" w:rsidRDefault="00851BA7">
      <w:pPr>
        <w:pStyle w:val="BodyText"/>
        <w:spacing w:before="4"/>
        <w:rPr>
          <w:sz w:val="18"/>
        </w:rPr>
      </w:pPr>
    </w:p>
    <w:p w14:paraId="75942ED0" w14:textId="77777777" w:rsidR="00851BA7" w:rsidRDefault="00B46A54">
      <w:pPr>
        <w:pStyle w:val="BodyText"/>
        <w:spacing w:line="278" w:lineRule="auto"/>
        <w:ind w:left="1259" w:right="1134"/>
      </w:pPr>
      <w:r>
        <w:t xml:space="preserve">Throughout this process, the team received </w:t>
      </w:r>
      <w:commentRangeStart w:id="0"/>
      <w:r>
        <w:t>thirty-four responses from students a</w:t>
      </w:r>
      <w:r>
        <w:t>nd one response from a Native speaker</w:t>
      </w:r>
      <w:commentRangeEnd w:id="0"/>
      <w:r w:rsidR="0046081D">
        <w:rPr>
          <w:rStyle w:val="CommentReference"/>
        </w:rPr>
        <w:commentReference w:id="0"/>
      </w:r>
      <w:r>
        <w:t xml:space="preserve">. The responses from the survey informed the team on which devices are most utilized when browsing the web, how well users perceived the presentation of the existing website, and identiﬁed some misleading and confusing </w:t>
      </w:r>
      <w:r>
        <w:t>UI elements. The team can use this feedback to design a better user interface that requires less of a learning curve to use and is more productive for all user groups.</w:t>
      </w:r>
    </w:p>
    <w:p w14:paraId="50D4C7B0" w14:textId="77777777" w:rsidR="00851BA7" w:rsidRDefault="00851BA7">
      <w:pPr>
        <w:pStyle w:val="BodyText"/>
        <w:spacing w:before="6"/>
        <w:rPr>
          <w:sz w:val="18"/>
        </w:rPr>
      </w:pPr>
    </w:p>
    <w:p w14:paraId="0DFD9AF5" w14:textId="45910ECE" w:rsidR="00851BA7" w:rsidRDefault="00B46A54">
      <w:pPr>
        <w:pStyle w:val="BodyText"/>
        <w:spacing w:line="276" w:lineRule="auto"/>
        <w:ind w:left="1259" w:right="1142"/>
      </w:pPr>
      <w:r>
        <w:t>From the feedback received, the team has learned that students almost evenly and exclusively utilize mobile and laptop devices when browsing the web; from this information, the team learned that the user interface will need to accommodate smaller screen si</w:t>
      </w:r>
      <w:r>
        <w:t xml:space="preserve">zes. The feedback also revealed that the existing user registration page, while easy to use, needs further polishing in terms of its </w:t>
      </w:r>
      <w:commentRangeStart w:id="1"/>
      <w:r>
        <w:t>aesthetics</w:t>
      </w:r>
      <w:commentRangeEnd w:id="1"/>
      <w:r w:rsidR="0046081D">
        <w:rPr>
          <w:rStyle w:val="CommentReference"/>
        </w:rPr>
        <w:commentReference w:id="1"/>
      </w:r>
      <w:r>
        <w:t>.</w:t>
      </w:r>
      <w:ins w:id="2" w:author="Reimer, Yolanda" w:date="2020-10-08T14:43:00Z">
        <w:r w:rsidR="0046081D">
          <w:t xml:space="preserve">  </w:t>
        </w:r>
      </w:ins>
    </w:p>
    <w:p w14:paraId="552E71AF" w14:textId="77777777" w:rsidR="00851BA7" w:rsidRDefault="00851BA7">
      <w:pPr>
        <w:pStyle w:val="BodyText"/>
        <w:spacing w:before="4"/>
        <w:rPr>
          <w:sz w:val="19"/>
        </w:rPr>
      </w:pPr>
    </w:p>
    <w:p w14:paraId="71CC27C1" w14:textId="77777777" w:rsidR="00851BA7" w:rsidRDefault="00B46A54">
      <w:pPr>
        <w:pStyle w:val="BodyText"/>
        <w:spacing w:line="480" w:lineRule="auto"/>
        <w:ind w:left="1259" w:right="1268"/>
      </w:pPr>
      <w:r>
        <w:t>See Appendix A - Language Student Survey for a copy of the language student survey used. See</w:t>
      </w:r>
      <w:r>
        <w:rPr>
          <w:spacing w:val="-4"/>
        </w:rPr>
        <w:t xml:space="preserve"> </w:t>
      </w:r>
      <w:r>
        <w:t>Appendix</w:t>
      </w:r>
      <w:r>
        <w:rPr>
          <w:spacing w:val="-3"/>
        </w:rPr>
        <w:t xml:space="preserve"> </w:t>
      </w:r>
      <w:r>
        <w:t>B</w:t>
      </w:r>
      <w:r>
        <w:rPr>
          <w:spacing w:val="-3"/>
        </w:rPr>
        <w:t xml:space="preserve"> </w:t>
      </w:r>
      <w:r>
        <w:t>-</w:t>
      </w:r>
      <w:r>
        <w:rPr>
          <w:spacing w:val="-3"/>
        </w:rPr>
        <w:t xml:space="preserve"> </w:t>
      </w:r>
      <w:r>
        <w:t>Nati</w:t>
      </w:r>
      <w:r>
        <w:t>ve</w:t>
      </w:r>
      <w:r>
        <w:rPr>
          <w:spacing w:val="-3"/>
        </w:rPr>
        <w:t xml:space="preserve"> </w:t>
      </w:r>
      <w:r>
        <w:t>Speaker</w:t>
      </w:r>
      <w:r>
        <w:rPr>
          <w:spacing w:val="-3"/>
        </w:rPr>
        <w:t xml:space="preserve"> </w:t>
      </w:r>
      <w:r>
        <w:t>Survey</w:t>
      </w:r>
      <w:r>
        <w:rPr>
          <w:spacing w:val="-3"/>
        </w:rPr>
        <w:t xml:space="preserve"> </w:t>
      </w:r>
      <w:r>
        <w:t>for</w:t>
      </w:r>
      <w:r>
        <w:rPr>
          <w:spacing w:val="-3"/>
        </w:rPr>
        <w:t xml:space="preserve"> </w:t>
      </w:r>
      <w:r>
        <w:t>a</w:t>
      </w:r>
      <w:r>
        <w:rPr>
          <w:spacing w:val="-3"/>
        </w:rPr>
        <w:t xml:space="preserve"> </w:t>
      </w:r>
      <w:r>
        <w:t>copy</w:t>
      </w:r>
      <w:r>
        <w:rPr>
          <w:spacing w:val="-3"/>
        </w:rPr>
        <w:t xml:space="preserve"> </w:t>
      </w:r>
      <w:r>
        <w:t>of</w:t>
      </w:r>
      <w:r>
        <w:rPr>
          <w:spacing w:val="-3"/>
        </w:rPr>
        <w:t xml:space="preserve"> </w:t>
      </w:r>
      <w:r>
        <w:t>the</w:t>
      </w:r>
      <w:r>
        <w:rPr>
          <w:spacing w:val="-3"/>
        </w:rPr>
        <w:t xml:space="preserve"> </w:t>
      </w:r>
      <w:r>
        <w:t>Native</w:t>
      </w:r>
      <w:r>
        <w:rPr>
          <w:spacing w:val="-3"/>
        </w:rPr>
        <w:t xml:space="preserve"> </w:t>
      </w:r>
      <w:r>
        <w:t>language</w:t>
      </w:r>
      <w:r>
        <w:rPr>
          <w:spacing w:val="-3"/>
        </w:rPr>
        <w:t xml:space="preserve"> </w:t>
      </w:r>
      <w:r>
        <w:t>speaker</w:t>
      </w:r>
      <w:r>
        <w:rPr>
          <w:spacing w:val="-3"/>
        </w:rPr>
        <w:t xml:space="preserve"> </w:t>
      </w:r>
      <w:r>
        <w:t>survey</w:t>
      </w:r>
      <w:r>
        <w:rPr>
          <w:spacing w:val="-3"/>
        </w:rPr>
        <w:t xml:space="preserve"> </w:t>
      </w:r>
      <w:r>
        <w:t>used.</w:t>
      </w:r>
    </w:p>
    <w:p w14:paraId="401E0782" w14:textId="77777777" w:rsidR="00851BA7" w:rsidRDefault="00851BA7">
      <w:pPr>
        <w:pStyle w:val="BodyText"/>
        <w:spacing w:before="3"/>
        <w:rPr>
          <w:sz w:val="18"/>
        </w:rPr>
      </w:pPr>
    </w:p>
    <w:p w14:paraId="5B12CB62" w14:textId="77777777" w:rsidR="00851BA7" w:rsidRDefault="00B46A54">
      <w:pPr>
        <w:pStyle w:val="Heading1"/>
        <w:numPr>
          <w:ilvl w:val="0"/>
          <w:numId w:val="1"/>
        </w:numPr>
        <w:tabs>
          <w:tab w:val="left" w:pos="1743"/>
        </w:tabs>
        <w:spacing w:before="1"/>
        <w:ind w:hanging="484"/>
      </w:pPr>
      <w:commentRangeStart w:id="3"/>
      <w:r>
        <w:t>Functional</w:t>
      </w:r>
      <w:r>
        <w:rPr>
          <w:spacing w:val="-2"/>
        </w:rPr>
        <w:t xml:space="preserve"> </w:t>
      </w:r>
      <w:r>
        <w:t>Requirements</w:t>
      </w:r>
      <w:commentRangeEnd w:id="3"/>
      <w:r w:rsidR="00A863A4">
        <w:rPr>
          <w:rStyle w:val="CommentReference"/>
          <w:b w:val="0"/>
          <w:bCs w:val="0"/>
        </w:rPr>
        <w:commentReference w:id="3"/>
      </w:r>
    </w:p>
    <w:p w14:paraId="7B11618A" w14:textId="77777777" w:rsidR="00851BA7" w:rsidRDefault="00B46A54">
      <w:pPr>
        <w:pStyle w:val="BodyText"/>
        <w:spacing w:before="323" w:line="278" w:lineRule="auto"/>
        <w:ind w:left="1259" w:right="1082"/>
      </w:pPr>
      <w:r>
        <w:t>Functional requirements are requirements that deﬁne basic system behavior. Below is a table of the functional requirements for the project. The requirements are ordered by the requirement group and priority level. For an explanation of the letters and numb</w:t>
      </w:r>
      <w:r>
        <w:t>ers in the left-most column, see Appendix D - Key to Requirements Labeling.</w:t>
      </w:r>
    </w:p>
    <w:p w14:paraId="64D7DD66" w14:textId="77777777" w:rsidR="00851BA7" w:rsidRDefault="00851BA7">
      <w:pPr>
        <w:pStyle w:val="BodyText"/>
        <w:rPr>
          <w:sz w:val="20"/>
        </w:rPr>
      </w:pPr>
    </w:p>
    <w:p w14:paraId="48556C0B" w14:textId="77777777" w:rsidR="00851BA7" w:rsidRDefault="00851BA7">
      <w:pPr>
        <w:pStyle w:val="BodyText"/>
        <w:rPr>
          <w:sz w:val="20"/>
        </w:rPr>
      </w:pPr>
    </w:p>
    <w:p w14:paraId="101EC19C" w14:textId="77777777" w:rsidR="00851BA7" w:rsidRDefault="00851BA7">
      <w:pPr>
        <w:pStyle w:val="BodyText"/>
        <w:spacing w:before="9" w:after="1"/>
        <w:rPr>
          <w:sz w:val="14"/>
        </w:rPr>
      </w:pPr>
    </w:p>
    <w:tbl>
      <w:tblPr>
        <w:tblW w:w="0" w:type="auto"/>
        <w:tblInd w:w="1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5"/>
        <w:gridCol w:w="7755"/>
      </w:tblGrid>
      <w:tr w:rsidR="00851BA7" w14:paraId="2C7ADF7B" w14:textId="77777777">
        <w:trPr>
          <w:trHeight w:val="494"/>
        </w:trPr>
        <w:tc>
          <w:tcPr>
            <w:tcW w:w="8640" w:type="dxa"/>
            <w:gridSpan w:val="2"/>
            <w:shd w:val="clear" w:color="auto" w:fill="B6B6B6"/>
          </w:tcPr>
          <w:p w14:paraId="06F62876" w14:textId="77777777" w:rsidR="00851BA7" w:rsidRDefault="00B46A54">
            <w:pPr>
              <w:pStyle w:val="TableParagraph"/>
              <w:ind w:left="3367"/>
              <w:rPr>
                <w:b/>
                <w:sz w:val="24"/>
              </w:rPr>
            </w:pPr>
            <w:r>
              <w:rPr>
                <w:b/>
                <w:sz w:val="24"/>
              </w:rPr>
              <w:t>(A)</w:t>
            </w:r>
            <w:r>
              <w:rPr>
                <w:b/>
                <w:spacing w:val="53"/>
                <w:sz w:val="24"/>
              </w:rPr>
              <w:t xml:space="preserve"> </w:t>
            </w:r>
            <w:r>
              <w:rPr>
                <w:b/>
                <w:sz w:val="24"/>
              </w:rPr>
              <w:t>Administrators</w:t>
            </w:r>
          </w:p>
        </w:tc>
      </w:tr>
      <w:tr w:rsidR="00851BA7" w14:paraId="23F721EC" w14:textId="77777777">
        <w:trPr>
          <w:trHeight w:val="794"/>
        </w:trPr>
        <w:tc>
          <w:tcPr>
            <w:tcW w:w="885" w:type="dxa"/>
          </w:tcPr>
          <w:p w14:paraId="00DC3666" w14:textId="77777777" w:rsidR="00851BA7" w:rsidRDefault="00B46A54">
            <w:pPr>
              <w:pStyle w:val="TableParagraph"/>
              <w:spacing w:before="116"/>
              <w:rPr>
                <w:sz w:val="24"/>
              </w:rPr>
            </w:pPr>
            <w:r>
              <w:rPr>
                <w:sz w:val="24"/>
              </w:rPr>
              <w:t>A.H.1</w:t>
            </w:r>
          </w:p>
        </w:tc>
        <w:tc>
          <w:tcPr>
            <w:tcW w:w="7755" w:type="dxa"/>
          </w:tcPr>
          <w:p w14:paraId="1B1F89D3" w14:textId="77777777" w:rsidR="00851BA7" w:rsidRDefault="00B46A54">
            <w:pPr>
              <w:pStyle w:val="TableParagraph"/>
              <w:spacing w:before="123" w:line="232" w:lineRule="auto"/>
              <w:ind w:right="160"/>
              <w:rPr>
                <w:sz w:val="24"/>
              </w:rPr>
            </w:pPr>
            <w:r>
              <w:rPr>
                <w:sz w:val="24"/>
              </w:rPr>
              <w:t>Administrators should be able to add and remove users from the other user groups.</w:t>
            </w:r>
          </w:p>
        </w:tc>
      </w:tr>
      <w:tr w:rsidR="00851BA7" w14:paraId="2A6B12B3" w14:textId="77777777">
        <w:trPr>
          <w:trHeight w:val="794"/>
        </w:trPr>
        <w:tc>
          <w:tcPr>
            <w:tcW w:w="885" w:type="dxa"/>
          </w:tcPr>
          <w:p w14:paraId="5ADD178A" w14:textId="77777777" w:rsidR="00851BA7" w:rsidRDefault="00B46A54">
            <w:pPr>
              <w:pStyle w:val="TableParagraph"/>
              <w:spacing w:before="116"/>
              <w:rPr>
                <w:sz w:val="24"/>
              </w:rPr>
            </w:pPr>
            <w:r>
              <w:rPr>
                <w:sz w:val="24"/>
              </w:rPr>
              <w:t>A.H.2</w:t>
            </w:r>
          </w:p>
        </w:tc>
        <w:tc>
          <w:tcPr>
            <w:tcW w:w="7755" w:type="dxa"/>
          </w:tcPr>
          <w:p w14:paraId="6EDCDF2F" w14:textId="77777777" w:rsidR="00851BA7" w:rsidRDefault="00B46A54">
            <w:pPr>
              <w:pStyle w:val="TableParagraph"/>
              <w:spacing w:before="123" w:line="232" w:lineRule="auto"/>
              <w:ind w:right="160"/>
              <w:rPr>
                <w:sz w:val="24"/>
              </w:rPr>
            </w:pPr>
            <w:r>
              <w:rPr>
                <w:sz w:val="24"/>
              </w:rPr>
              <w:t>Administrators should be able to backup and restore all of the audio ﬁles stored on the web server.</w:t>
            </w:r>
          </w:p>
        </w:tc>
      </w:tr>
      <w:tr w:rsidR="00851BA7" w14:paraId="05144ABC" w14:textId="77777777">
        <w:trPr>
          <w:trHeight w:val="1094"/>
        </w:trPr>
        <w:tc>
          <w:tcPr>
            <w:tcW w:w="885" w:type="dxa"/>
          </w:tcPr>
          <w:p w14:paraId="68B923FB" w14:textId="77777777" w:rsidR="00851BA7" w:rsidRDefault="00B46A54">
            <w:pPr>
              <w:pStyle w:val="TableParagraph"/>
              <w:spacing w:before="116"/>
              <w:rPr>
                <w:sz w:val="24"/>
              </w:rPr>
            </w:pPr>
            <w:r>
              <w:rPr>
                <w:sz w:val="24"/>
              </w:rPr>
              <w:t>A.H.3</w:t>
            </w:r>
          </w:p>
        </w:tc>
        <w:tc>
          <w:tcPr>
            <w:tcW w:w="7755" w:type="dxa"/>
          </w:tcPr>
          <w:p w14:paraId="21A654EA" w14:textId="77777777" w:rsidR="00851BA7" w:rsidRDefault="00B46A54">
            <w:pPr>
              <w:pStyle w:val="TableParagraph"/>
              <w:spacing w:before="116"/>
              <w:ind w:right="160"/>
              <w:rPr>
                <w:sz w:val="24"/>
              </w:rPr>
            </w:pPr>
            <w:r>
              <w:rPr>
                <w:sz w:val="24"/>
              </w:rPr>
              <w:t xml:space="preserve">Administrators should be able to perform all functions that </w:t>
            </w:r>
            <w:r>
              <w:rPr>
                <w:sz w:val="24"/>
              </w:rPr>
              <w:t>any other user type can perform (researchers, language learners, Native language speakers, and teachers).</w:t>
            </w:r>
          </w:p>
        </w:tc>
      </w:tr>
    </w:tbl>
    <w:p w14:paraId="7683CAD6" w14:textId="77777777" w:rsidR="00851BA7" w:rsidRDefault="00851BA7">
      <w:pPr>
        <w:rPr>
          <w:sz w:val="24"/>
        </w:rPr>
        <w:sectPr w:rsidR="00851BA7">
          <w:pgSz w:w="12240" w:h="15840"/>
          <w:pgMar w:top="1400" w:right="320" w:bottom="1000" w:left="180" w:header="0" w:footer="500" w:gutter="0"/>
          <w:cols w:space="720"/>
        </w:sectPr>
      </w:pPr>
    </w:p>
    <w:tbl>
      <w:tblPr>
        <w:tblW w:w="0" w:type="auto"/>
        <w:tblInd w:w="1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5"/>
        <w:gridCol w:w="7755"/>
      </w:tblGrid>
      <w:tr w:rsidR="00851BA7" w14:paraId="23697CE0" w14:textId="77777777">
        <w:trPr>
          <w:trHeight w:val="794"/>
        </w:trPr>
        <w:tc>
          <w:tcPr>
            <w:tcW w:w="885" w:type="dxa"/>
          </w:tcPr>
          <w:p w14:paraId="39096AF4" w14:textId="77777777" w:rsidR="00851BA7" w:rsidRDefault="00B46A54">
            <w:pPr>
              <w:pStyle w:val="TableParagraph"/>
              <w:spacing w:before="116"/>
              <w:rPr>
                <w:sz w:val="24"/>
              </w:rPr>
            </w:pPr>
            <w:r>
              <w:rPr>
                <w:sz w:val="24"/>
              </w:rPr>
              <w:lastRenderedPageBreak/>
              <w:t>A.M.1</w:t>
            </w:r>
          </w:p>
        </w:tc>
        <w:tc>
          <w:tcPr>
            <w:tcW w:w="7755" w:type="dxa"/>
          </w:tcPr>
          <w:p w14:paraId="3958EC2E" w14:textId="77777777" w:rsidR="00851BA7" w:rsidRDefault="00B46A54">
            <w:pPr>
              <w:pStyle w:val="TableParagraph"/>
              <w:spacing w:before="123" w:line="232" w:lineRule="auto"/>
              <w:ind w:right="138"/>
              <w:rPr>
                <w:sz w:val="24"/>
              </w:rPr>
            </w:pPr>
            <w:r>
              <w:rPr>
                <w:sz w:val="24"/>
              </w:rPr>
              <w:t>Administrators should be able to approve the registration of researchers and teacher accounts.</w:t>
            </w:r>
          </w:p>
        </w:tc>
      </w:tr>
      <w:tr w:rsidR="00851BA7" w14:paraId="0DD9B132" w14:textId="77777777">
        <w:trPr>
          <w:trHeight w:val="554"/>
        </w:trPr>
        <w:tc>
          <w:tcPr>
            <w:tcW w:w="8640" w:type="dxa"/>
            <w:gridSpan w:val="2"/>
            <w:shd w:val="clear" w:color="auto" w:fill="B6B6B6"/>
          </w:tcPr>
          <w:p w14:paraId="20E860E3" w14:textId="77777777" w:rsidR="00851BA7" w:rsidRDefault="00B46A54">
            <w:pPr>
              <w:pStyle w:val="TableParagraph"/>
              <w:spacing w:before="116"/>
              <w:ind w:left="3502"/>
              <w:rPr>
                <w:b/>
                <w:sz w:val="24"/>
              </w:rPr>
            </w:pPr>
            <w:r>
              <w:rPr>
                <w:b/>
                <w:sz w:val="24"/>
              </w:rPr>
              <w:t>(R)</w:t>
            </w:r>
            <w:r>
              <w:rPr>
                <w:b/>
                <w:spacing w:val="53"/>
                <w:sz w:val="24"/>
              </w:rPr>
              <w:t xml:space="preserve"> </w:t>
            </w:r>
            <w:r>
              <w:rPr>
                <w:b/>
                <w:sz w:val="24"/>
              </w:rPr>
              <w:t>Researchers</w:t>
            </w:r>
          </w:p>
        </w:tc>
      </w:tr>
      <w:tr w:rsidR="00851BA7" w14:paraId="793A0FC9" w14:textId="77777777">
        <w:trPr>
          <w:trHeight w:val="794"/>
        </w:trPr>
        <w:tc>
          <w:tcPr>
            <w:tcW w:w="885" w:type="dxa"/>
          </w:tcPr>
          <w:p w14:paraId="736F7EA3" w14:textId="77777777" w:rsidR="00851BA7" w:rsidRDefault="00B46A54">
            <w:pPr>
              <w:pStyle w:val="TableParagraph"/>
              <w:rPr>
                <w:sz w:val="24"/>
              </w:rPr>
            </w:pPr>
            <w:r>
              <w:rPr>
                <w:sz w:val="24"/>
              </w:rPr>
              <w:t>R.H.1</w:t>
            </w:r>
          </w:p>
        </w:tc>
        <w:tc>
          <w:tcPr>
            <w:tcW w:w="7755" w:type="dxa"/>
          </w:tcPr>
          <w:p w14:paraId="175A2B41" w14:textId="77777777" w:rsidR="00851BA7" w:rsidRDefault="00B46A54">
            <w:pPr>
              <w:pStyle w:val="TableParagraph"/>
              <w:spacing w:line="244" w:lineRule="auto"/>
              <w:ind w:right="160"/>
              <w:rPr>
                <w:sz w:val="24"/>
              </w:rPr>
            </w:pPr>
            <w:r>
              <w:rPr>
                <w:sz w:val="24"/>
              </w:rPr>
              <w:t xml:space="preserve">Researchers should be able to </w:t>
            </w:r>
            <w:proofErr w:type="gramStart"/>
            <w:r>
              <w:rPr>
                <w:sz w:val="24"/>
              </w:rPr>
              <w:t>record</w:t>
            </w:r>
            <w:proofErr w:type="gramEnd"/>
            <w:r>
              <w:rPr>
                <w:sz w:val="24"/>
              </w:rPr>
              <w:t xml:space="preserve"> and upload audio clips of Blackfoot words being spoken.</w:t>
            </w:r>
          </w:p>
        </w:tc>
      </w:tr>
      <w:tr w:rsidR="00851BA7" w14:paraId="5AAB02FA" w14:textId="77777777">
        <w:trPr>
          <w:trHeight w:val="794"/>
        </w:trPr>
        <w:tc>
          <w:tcPr>
            <w:tcW w:w="885" w:type="dxa"/>
          </w:tcPr>
          <w:p w14:paraId="437C948B" w14:textId="77777777" w:rsidR="00851BA7" w:rsidRDefault="00B46A54">
            <w:pPr>
              <w:pStyle w:val="TableParagraph"/>
              <w:rPr>
                <w:sz w:val="24"/>
              </w:rPr>
            </w:pPr>
            <w:r>
              <w:rPr>
                <w:sz w:val="24"/>
              </w:rPr>
              <w:t>R.H.2</w:t>
            </w:r>
          </w:p>
        </w:tc>
        <w:tc>
          <w:tcPr>
            <w:tcW w:w="7755" w:type="dxa"/>
          </w:tcPr>
          <w:p w14:paraId="1D5B8286" w14:textId="77777777" w:rsidR="00851BA7" w:rsidRDefault="00B46A54">
            <w:pPr>
              <w:pStyle w:val="TableParagraph"/>
              <w:spacing w:line="244" w:lineRule="auto"/>
              <w:ind w:right="160"/>
              <w:rPr>
                <w:sz w:val="24"/>
              </w:rPr>
            </w:pPr>
            <w:r>
              <w:rPr>
                <w:sz w:val="24"/>
              </w:rPr>
              <w:t>Researchers should be able to upload previously gathered data including excel sheets, audio ﬁles, acoustic measurements, and word ratings.</w:t>
            </w:r>
          </w:p>
        </w:tc>
      </w:tr>
      <w:tr w:rsidR="00851BA7" w14:paraId="0072F89E" w14:textId="77777777">
        <w:trPr>
          <w:trHeight w:val="794"/>
        </w:trPr>
        <w:tc>
          <w:tcPr>
            <w:tcW w:w="885" w:type="dxa"/>
          </w:tcPr>
          <w:p w14:paraId="6D9E28C7" w14:textId="77777777" w:rsidR="00851BA7" w:rsidRDefault="00B46A54">
            <w:pPr>
              <w:pStyle w:val="TableParagraph"/>
              <w:rPr>
                <w:sz w:val="24"/>
              </w:rPr>
            </w:pPr>
            <w:r>
              <w:rPr>
                <w:sz w:val="24"/>
              </w:rPr>
              <w:t>R.H.3</w:t>
            </w:r>
          </w:p>
        </w:tc>
        <w:tc>
          <w:tcPr>
            <w:tcW w:w="7755" w:type="dxa"/>
          </w:tcPr>
          <w:p w14:paraId="678F5313" w14:textId="77777777" w:rsidR="00851BA7" w:rsidRDefault="00B46A54">
            <w:pPr>
              <w:pStyle w:val="TableParagraph"/>
              <w:spacing w:line="244" w:lineRule="auto"/>
              <w:ind w:right="37"/>
              <w:rPr>
                <w:sz w:val="24"/>
              </w:rPr>
            </w:pPr>
            <w:r>
              <w:rPr>
                <w:sz w:val="24"/>
              </w:rPr>
              <w:t>Researchers should be able to download data on acoustic measurements and word ratings into comma-separated or Excel spreadsheet ﬁles.</w:t>
            </w:r>
          </w:p>
        </w:tc>
      </w:tr>
      <w:tr w:rsidR="00851BA7" w14:paraId="40F30B51" w14:textId="77777777">
        <w:trPr>
          <w:trHeight w:val="1079"/>
        </w:trPr>
        <w:tc>
          <w:tcPr>
            <w:tcW w:w="885" w:type="dxa"/>
          </w:tcPr>
          <w:p w14:paraId="55B86A69" w14:textId="77777777" w:rsidR="00851BA7" w:rsidRDefault="00B46A54">
            <w:pPr>
              <w:pStyle w:val="TableParagraph"/>
              <w:rPr>
                <w:sz w:val="24"/>
              </w:rPr>
            </w:pPr>
            <w:r>
              <w:rPr>
                <w:sz w:val="24"/>
              </w:rPr>
              <w:t>R.H.4</w:t>
            </w:r>
          </w:p>
        </w:tc>
        <w:tc>
          <w:tcPr>
            <w:tcW w:w="7755" w:type="dxa"/>
          </w:tcPr>
          <w:p w14:paraId="1ED73403" w14:textId="77777777" w:rsidR="00851BA7" w:rsidRDefault="00B46A54">
            <w:pPr>
              <w:pStyle w:val="TableParagraph"/>
              <w:ind w:right="160"/>
              <w:rPr>
                <w:sz w:val="24"/>
              </w:rPr>
            </w:pPr>
            <w:r>
              <w:rPr>
                <w:sz w:val="24"/>
              </w:rPr>
              <w:t>Researchers should be able to view all existing data they are involved with and sort that data by ﬁlename, date cre</w:t>
            </w:r>
            <w:r>
              <w:rPr>
                <w:sz w:val="24"/>
              </w:rPr>
              <w:t xml:space="preserve">ated, score, </w:t>
            </w:r>
            <w:r>
              <w:rPr>
                <w:spacing w:val="-4"/>
                <w:sz w:val="24"/>
              </w:rPr>
              <w:t xml:space="preserve">speaker, evaluator, </w:t>
            </w:r>
            <w:r>
              <w:rPr>
                <w:sz w:val="24"/>
              </w:rPr>
              <w:t>and word.</w:t>
            </w:r>
          </w:p>
        </w:tc>
      </w:tr>
      <w:tr w:rsidR="00851BA7" w14:paraId="1DABDA76" w14:textId="77777777">
        <w:trPr>
          <w:trHeight w:val="794"/>
        </w:trPr>
        <w:tc>
          <w:tcPr>
            <w:tcW w:w="885" w:type="dxa"/>
          </w:tcPr>
          <w:p w14:paraId="4705ED0E" w14:textId="77777777" w:rsidR="00851BA7" w:rsidRDefault="00B46A54">
            <w:pPr>
              <w:pStyle w:val="TableParagraph"/>
              <w:spacing w:before="116"/>
              <w:rPr>
                <w:sz w:val="24"/>
              </w:rPr>
            </w:pPr>
            <w:r>
              <w:rPr>
                <w:sz w:val="24"/>
              </w:rPr>
              <w:t>R.H.5</w:t>
            </w:r>
          </w:p>
        </w:tc>
        <w:tc>
          <w:tcPr>
            <w:tcW w:w="7755" w:type="dxa"/>
          </w:tcPr>
          <w:p w14:paraId="496408A1" w14:textId="77777777" w:rsidR="00851BA7" w:rsidRDefault="00B46A54">
            <w:pPr>
              <w:pStyle w:val="TableParagraph"/>
              <w:spacing w:before="123" w:line="232" w:lineRule="auto"/>
              <w:ind w:right="37"/>
              <w:rPr>
                <w:sz w:val="24"/>
              </w:rPr>
            </w:pPr>
            <w:r>
              <w:rPr>
                <w:sz w:val="24"/>
              </w:rPr>
              <w:t>Researchers should be able to view graphs showing the average rating for a particular: spoken word, student, Native speaker, and language being spoken.</w:t>
            </w:r>
          </w:p>
        </w:tc>
      </w:tr>
      <w:tr w:rsidR="00851BA7" w14:paraId="544961F3" w14:textId="77777777">
        <w:trPr>
          <w:trHeight w:val="1379"/>
        </w:trPr>
        <w:tc>
          <w:tcPr>
            <w:tcW w:w="885" w:type="dxa"/>
          </w:tcPr>
          <w:p w14:paraId="64E8AFC4" w14:textId="77777777" w:rsidR="00851BA7" w:rsidRDefault="00B46A54">
            <w:pPr>
              <w:pStyle w:val="TableParagraph"/>
              <w:spacing w:before="116"/>
              <w:rPr>
                <w:sz w:val="24"/>
              </w:rPr>
            </w:pPr>
            <w:r>
              <w:rPr>
                <w:sz w:val="24"/>
              </w:rPr>
              <w:t>R.H.6</w:t>
            </w:r>
          </w:p>
        </w:tc>
        <w:tc>
          <w:tcPr>
            <w:tcW w:w="7755" w:type="dxa"/>
          </w:tcPr>
          <w:p w14:paraId="4DABD64F" w14:textId="77777777" w:rsidR="00851BA7" w:rsidRDefault="00B46A54">
            <w:pPr>
              <w:pStyle w:val="TableParagraph"/>
              <w:spacing w:before="118" w:line="237" w:lineRule="auto"/>
              <w:ind w:right="37"/>
              <w:rPr>
                <w:sz w:val="24"/>
              </w:rPr>
            </w:pPr>
            <w:r>
              <w:rPr>
                <w:sz w:val="24"/>
              </w:rPr>
              <w:t xml:space="preserve">Researchers should be able to provide a unique link to a Native language speaker that allows the </w:t>
            </w:r>
            <w:r>
              <w:rPr>
                <w:sz w:val="24"/>
              </w:rPr>
              <w:t>speaker to rate an audio clip without logging in to the website. This unique link is meant to be used by only one Native language speaker for</w:t>
            </w:r>
          </w:p>
        </w:tc>
      </w:tr>
      <w:tr w:rsidR="00851BA7" w14:paraId="43A1923B" w14:textId="77777777">
        <w:trPr>
          <w:trHeight w:val="1094"/>
        </w:trPr>
        <w:tc>
          <w:tcPr>
            <w:tcW w:w="885" w:type="dxa"/>
          </w:tcPr>
          <w:p w14:paraId="1E3F8B89" w14:textId="77777777" w:rsidR="00851BA7" w:rsidRDefault="00B46A54">
            <w:pPr>
              <w:pStyle w:val="TableParagraph"/>
              <w:spacing w:before="116"/>
              <w:rPr>
                <w:sz w:val="24"/>
              </w:rPr>
            </w:pPr>
            <w:r>
              <w:rPr>
                <w:sz w:val="24"/>
              </w:rPr>
              <w:t>R.M.1</w:t>
            </w:r>
          </w:p>
        </w:tc>
        <w:tc>
          <w:tcPr>
            <w:tcW w:w="7755" w:type="dxa"/>
          </w:tcPr>
          <w:p w14:paraId="06D8BB99" w14:textId="77777777" w:rsidR="00851BA7" w:rsidRDefault="00B46A54">
            <w:pPr>
              <w:pStyle w:val="TableParagraph"/>
              <w:spacing w:before="116"/>
              <w:ind w:right="130"/>
              <w:jc w:val="both"/>
              <w:rPr>
                <w:sz w:val="24"/>
              </w:rPr>
            </w:pPr>
            <w:r>
              <w:rPr>
                <w:sz w:val="24"/>
              </w:rPr>
              <w:t>Researchers should be able to trim large audio ﬁles into smaller audio ﬁles</w:t>
            </w:r>
            <w:r>
              <w:rPr>
                <w:spacing w:val="-28"/>
                <w:sz w:val="24"/>
              </w:rPr>
              <w:t xml:space="preserve"> </w:t>
            </w:r>
            <w:r>
              <w:rPr>
                <w:spacing w:val="-7"/>
                <w:sz w:val="24"/>
              </w:rPr>
              <w:t xml:space="preserve">by </w:t>
            </w:r>
            <w:r>
              <w:rPr>
                <w:sz w:val="24"/>
              </w:rPr>
              <w:t>selecting a portion of the large audio ﬁle and saving that portion as a smaller ﬁle.</w:t>
            </w:r>
          </w:p>
        </w:tc>
      </w:tr>
      <w:tr w:rsidR="00851BA7" w14:paraId="30E2D9C6" w14:textId="77777777">
        <w:trPr>
          <w:trHeight w:val="794"/>
        </w:trPr>
        <w:tc>
          <w:tcPr>
            <w:tcW w:w="885" w:type="dxa"/>
          </w:tcPr>
          <w:p w14:paraId="2873BD5F" w14:textId="77777777" w:rsidR="00851BA7" w:rsidRDefault="00B46A54">
            <w:pPr>
              <w:pStyle w:val="TableParagraph"/>
              <w:spacing w:before="116"/>
              <w:rPr>
                <w:sz w:val="24"/>
              </w:rPr>
            </w:pPr>
            <w:r>
              <w:rPr>
                <w:sz w:val="24"/>
              </w:rPr>
              <w:t>R.M.2</w:t>
            </w:r>
          </w:p>
        </w:tc>
        <w:tc>
          <w:tcPr>
            <w:tcW w:w="7755" w:type="dxa"/>
          </w:tcPr>
          <w:p w14:paraId="7B34BA7A" w14:textId="77777777" w:rsidR="00851BA7" w:rsidRDefault="00B46A54">
            <w:pPr>
              <w:pStyle w:val="TableParagraph"/>
              <w:spacing w:before="123" w:line="232" w:lineRule="auto"/>
              <w:ind w:right="37"/>
              <w:rPr>
                <w:sz w:val="24"/>
              </w:rPr>
            </w:pPr>
            <w:r>
              <w:rPr>
                <w:sz w:val="24"/>
              </w:rPr>
              <w:t>Researchers should be able to search or ﬁlter data by the word and language spoken in</w:t>
            </w:r>
            <w:r>
              <w:rPr>
                <w:sz w:val="24"/>
              </w:rPr>
              <w:t xml:space="preserve"> the audio recordings.</w:t>
            </w:r>
          </w:p>
        </w:tc>
      </w:tr>
      <w:tr w:rsidR="00851BA7" w14:paraId="37117815" w14:textId="77777777">
        <w:trPr>
          <w:trHeight w:val="794"/>
        </w:trPr>
        <w:tc>
          <w:tcPr>
            <w:tcW w:w="885" w:type="dxa"/>
          </w:tcPr>
          <w:p w14:paraId="09C959B9" w14:textId="77777777" w:rsidR="00851BA7" w:rsidRDefault="00B46A54">
            <w:pPr>
              <w:pStyle w:val="TableParagraph"/>
              <w:spacing w:before="116"/>
              <w:rPr>
                <w:sz w:val="24"/>
              </w:rPr>
            </w:pPr>
            <w:r>
              <w:rPr>
                <w:sz w:val="24"/>
              </w:rPr>
              <w:t>R.L.1</w:t>
            </w:r>
          </w:p>
        </w:tc>
        <w:tc>
          <w:tcPr>
            <w:tcW w:w="7755" w:type="dxa"/>
          </w:tcPr>
          <w:p w14:paraId="0C83CB0D" w14:textId="77777777" w:rsidR="00851BA7" w:rsidRDefault="00B46A54">
            <w:pPr>
              <w:pStyle w:val="TableParagraph"/>
              <w:spacing w:before="123" w:line="232" w:lineRule="auto"/>
              <w:ind w:right="327"/>
              <w:rPr>
                <w:sz w:val="24"/>
              </w:rPr>
            </w:pPr>
            <w:r>
              <w:rPr>
                <w:sz w:val="24"/>
              </w:rPr>
              <w:t>Researchers should be able to launch the PRAAT software application from the site or use integrated PRAAT mechanics on the site.</w:t>
            </w:r>
          </w:p>
        </w:tc>
      </w:tr>
      <w:tr w:rsidR="00851BA7" w14:paraId="0CBC00B2" w14:textId="77777777">
        <w:trPr>
          <w:trHeight w:val="794"/>
        </w:trPr>
        <w:tc>
          <w:tcPr>
            <w:tcW w:w="885" w:type="dxa"/>
          </w:tcPr>
          <w:p w14:paraId="3438869C" w14:textId="77777777" w:rsidR="00851BA7" w:rsidRDefault="00B46A54">
            <w:pPr>
              <w:pStyle w:val="TableParagraph"/>
              <w:spacing w:before="116"/>
              <w:rPr>
                <w:sz w:val="24"/>
              </w:rPr>
            </w:pPr>
            <w:r>
              <w:rPr>
                <w:sz w:val="24"/>
              </w:rPr>
              <w:t>R.L.2</w:t>
            </w:r>
          </w:p>
        </w:tc>
        <w:tc>
          <w:tcPr>
            <w:tcW w:w="7755" w:type="dxa"/>
          </w:tcPr>
          <w:p w14:paraId="7790E55C" w14:textId="77777777" w:rsidR="00851BA7" w:rsidRDefault="00B46A54">
            <w:pPr>
              <w:pStyle w:val="TableParagraph"/>
              <w:spacing w:before="123" w:line="232" w:lineRule="auto"/>
              <w:ind w:right="160"/>
              <w:rPr>
                <w:sz w:val="24"/>
              </w:rPr>
            </w:pPr>
            <w:r>
              <w:rPr>
                <w:sz w:val="24"/>
              </w:rPr>
              <w:t>Researchers should be able to import the output of a PRAAT session into the system’s database.</w:t>
            </w:r>
          </w:p>
        </w:tc>
      </w:tr>
      <w:tr w:rsidR="00851BA7" w14:paraId="1F1BF5A5" w14:textId="77777777">
        <w:trPr>
          <w:trHeight w:val="509"/>
        </w:trPr>
        <w:tc>
          <w:tcPr>
            <w:tcW w:w="8640" w:type="dxa"/>
            <w:gridSpan w:val="2"/>
            <w:shd w:val="clear" w:color="auto" w:fill="B6B6B6"/>
          </w:tcPr>
          <w:p w14:paraId="23737353" w14:textId="77777777" w:rsidR="00851BA7" w:rsidRDefault="00B46A54">
            <w:pPr>
              <w:pStyle w:val="TableParagraph"/>
              <w:spacing w:before="116"/>
              <w:ind w:left="2827"/>
              <w:rPr>
                <w:b/>
                <w:sz w:val="24"/>
              </w:rPr>
            </w:pPr>
            <w:r>
              <w:rPr>
                <w:b/>
                <w:sz w:val="24"/>
              </w:rPr>
              <w:t>(N) Native Language Spea</w:t>
            </w:r>
            <w:r>
              <w:rPr>
                <w:b/>
                <w:sz w:val="24"/>
              </w:rPr>
              <w:t>kers</w:t>
            </w:r>
          </w:p>
        </w:tc>
      </w:tr>
      <w:tr w:rsidR="00851BA7" w14:paraId="148BA68E" w14:textId="77777777">
        <w:trPr>
          <w:trHeight w:val="794"/>
        </w:trPr>
        <w:tc>
          <w:tcPr>
            <w:tcW w:w="885" w:type="dxa"/>
          </w:tcPr>
          <w:p w14:paraId="0EAB8127" w14:textId="77777777" w:rsidR="00851BA7" w:rsidRDefault="00B46A54">
            <w:pPr>
              <w:pStyle w:val="TableParagraph"/>
              <w:rPr>
                <w:sz w:val="24"/>
              </w:rPr>
            </w:pPr>
            <w:r>
              <w:rPr>
                <w:sz w:val="24"/>
              </w:rPr>
              <w:t>N.H.1</w:t>
            </w:r>
          </w:p>
        </w:tc>
        <w:tc>
          <w:tcPr>
            <w:tcW w:w="7755" w:type="dxa"/>
          </w:tcPr>
          <w:p w14:paraId="64867036" w14:textId="77777777" w:rsidR="00851BA7" w:rsidRDefault="00B46A54">
            <w:pPr>
              <w:pStyle w:val="TableParagraph"/>
              <w:spacing w:line="244" w:lineRule="auto"/>
              <w:ind w:right="160"/>
              <w:rPr>
                <w:sz w:val="24"/>
              </w:rPr>
            </w:pPr>
            <w:r>
              <w:rPr>
                <w:sz w:val="24"/>
              </w:rPr>
              <w:t>Native language speakers should be able to rate audio ﬁles on a scale of 1 to 5 regarding the accuracy and quality of audio pronunciations.</w:t>
            </w:r>
          </w:p>
        </w:tc>
      </w:tr>
      <w:tr w:rsidR="00851BA7" w14:paraId="42BF18AC" w14:textId="77777777">
        <w:trPr>
          <w:trHeight w:val="794"/>
        </w:trPr>
        <w:tc>
          <w:tcPr>
            <w:tcW w:w="885" w:type="dxa"/>
          </w:tcPr>
          <w:p w14:paraId="4C814E62" w14:textId="77777777" w:rsidR="00851BA7" w:rsidRDefault="00B46A54">
            <w:pPr>
              <w:pStyle w:val="TableParagraph"/>
              <w:rPr>
                <w:sz w:val="24"/>
              </w:rPr>
            </w:pPr>
            <w:r>
              <w:rPr>
                <w:sz w:val="24"/>
              </w:rPr>
              <w:t>N.H.2</w:t>
            </w:r>
          </w:p>
        </w:tc>
        <w:tc>
          <w:tcPr>
            <w:tcW w:w="7755" w:type="dxa"/>
          </w:tcPr>
          <w:p w14:paraId="17A8D34E" w14:textId="77777777" w:rsidR="00851BA7" w:rsidRDefault="00B46A54">
            <w:pPr>
              <w:pStyle w:val="TableParagraph"/>
              <w:spacing w:line="244" w:lineRule="auto"/>
              <w:ind w:right="160"/>
              <w:rPr>
                <w:sz w:val="24"/>
              </w:rPr>
            </w:pPr>
            <w:r>
              <w:rPr>
                <w:sz w:val="24"/>
              </w:rPr>
              <w:t>Native language speakers should be able to access and rate an audio ﬁle without a login.</w:t>
            </w:r>
          </w:p>
        </w:tc>
      </w:tr>
    </w:tbl>
    <w:p w14:paraId="3822674F" w14:textId="77777777" w:rsidR="00851BA7" w:rsidRDefault="00851BA7">
      <w:pPr>
        <w:spacing w:line="244" w:lineRule="auto"/>
        <w:rPr>
          <w:sz w:val="24"/>
        </w:rPr>
        <w:sectPr w:rsidR="00851BA7">
          <w:pgSz w:w="12240" w:h="15840"/>
          <w:pgMar w:top="1440" w:right="320" w:bottom="920" w:left="180" w:header="0" w:footer="500" w:gutter="0"/>
          <w:cols w:space="720"/>
        </w:sectPr>
      </w:pPr>
    </w:p>
    <w:tbl>
      <w:tblPr>
        <w:tblW w:w="0" w:type="auto"/>
        <w:tblInd w:w="1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5"/>
        <w:gridCol w:w="7755"/>
      </w:tblGrid>
      <w:tr w:rsidR="00851BA7" w14:paraId="07E175C7" w14:textId="77777777">
        <w:trPr>
          <w:trHeight w:val="794"/>
        </w:trPr>
        <w:tc>
          <w:tcPr>
            <w:tcW w:w="885" w:type="dxa"/>
          </w:tcPr>
          <w:p w14:paraId="1AE21FF6" w14:textId="77777777" w:rsidR="00851BA7" w:rsidRDefault="00B46A54">
            <w:pPr>
              <w:pStyle w:val="TableParagraph"/>
              <w:spacing w:before="116"/>
              <w:rPr>
                <w:sz w:val="24"/>
              </w:rPr>
            </w:pPr>
            <w:r>
              <w:rPr>
                <w:sz w:val="24"/>
              </w:rPr>
              <w:lastRenderedPageBreak/>
              <w:t>N.M.1</w:t>
            </w:r>
          </w:p>
        </w:tc>
        <w:tc>
          <w:tcPr>
            <w:tcW w:w="7755" w:type="dxa"/>
          </w:tcPr>
          <w:p w14:paraId="6FF0E72C" w14:textId="77777777" w:rsidR="00851BA7" w:rsidRDefault="00B46A54">
            <w:pPr>
              <w:pStyle w:val="TableParagraph"/>
              <w:spacing w:before="123" w:line="232" w:lineRule="auto"/>
              <w:ind w:right="495"/>
              <w:rPr>
                <w:sz w:val="24"/>
              </w:rPr>
            </w:pPr>
            <w:r>
              <w:rPr>
                <w:sz w:val="24"/>
              </w:rPr>
              <w:t>Native language speakers should be able to leave written comments on a particular student’s audio recording.</w:t>
            </w:r>
          </w:p>
        </w:tc>
      </w:tr>
      <w:tr w:rsidR="00851BA7" w14:paraId="3E463765" w14:textId="77777777">
        <w:trPr>
          <w:trHeight w:val="794"/>
        </w:trPr>
        <w:tc>
          <w:tcPr>
            <w:tcW w:w="885" w:type="dxa"/>
          </w:tcPr>
          <w:p w14:paraId="6F701142" w14:textId="77777777" w:rsidR="00851BA7" w:rsidRDefault="00B46A54">
            <w:pPr>
              <w:pStyle w:val="TableParagraph"/>
              <w:spacing w:before="116"/>
              <w:rPr>
                <w:sz w:val="24"/>
              </w:rPr>
            </w:pPr>
            <w:r>
              <w:rPr>
                <w:sz w:val="24"/>
              </w:rPr>
              <w:t>N.L.1</w:t>
            </w:r>
          </w:p>
        </w:tc>
        <w:tc>
          <w:tcPr>
            <w:tcW w:w="7755" w:type="dxa"/>
          </w:tcPr>
          <w:p w14:paraId="3952F322" w14:textId="77777777" w:rsidR="00851BA7" w:rsidRDefault="00B46A54">
            <w:pPr>
              <w:pStyle w:val="TableParagraph"/>
              <w:spacing w:before="123" w:line="232" w:lineRule="auto"/>
              <w:ind w:right="160"/>
              <w:rPr>
                <w:sz w:val="24"/>
              </w:rPr>
            </w:pPr>
            <w:r>
              <w:rPr>
                <w:sz w:val="24"/>
              </w:rPr>
              <w:t>Native language speakers should be able to leave audio comments on a particular student’s audio recording.</w:t>
            </w:r>
          </w:p>
        </w:tc>
      </w:tr>
      <w:tr w:rsidR="00851BA7" w14:paraId="0A761CB2" w14:textId="77777777">
        <w:trPr>
          <w:trHeight w:val="794"/>
        </w:trPr>
        <w:tc>
          <w:tcPr>
            <w:tcW w:w="885" w:type="dxa"/>
          </w:tcPr>
          <w:p w14:paraId="26C7E194" w14:textId="77777777" w:rsidR="00851BA7" w:rsidRDefault="00B46A54">
            <w:pPr>
              <w:pStyle w:val="TableParagraph"/>
              <w:spacing w:before="116"/>
              <w:rPr>
                <w:sz w:val="24"/>
              </w:rPr>
            </w:pPr>
            <w:r>
              <w:rPr>
                <w:sz w:val="24"/>
              </w:rPr>
              <w:t>N.L.2</w:t>
            </w:r>
          </w:p>
        </w:tc>
        <w:tc>
          <w:tcPr>
            <w:tcW w:w="7755" w:type="dxa"/>
          </w:tcPr>
          <w:p w14:paraId="5D25B3F8" w14:textId="77777777" w:rsidR="00851BA7" w:rsidRDefault="00B46A54">
            <w:pPr>
              <w:pStyle w:val="TableParagraph"/>
              <w:spacing w:before="123" w:line="232" w:lineRule="auto"/>
              <w:ind w:right="329"/>
              <w:rPr>
                <w:sz w:val="24"/>
              </w:rPr>
            </w:pPr>
            <w:r>
              <w:rPr>
                <w:sz w:val="24"/>
              </w:rPr>
              <w:t>Native language spea</w:t>
            </w:r>
            <w:r>
              <w:rPr>
                <w:sz w:val="24"/>
              </w:rPr>
              <w:t>kers should be able to record prompts for teachers to use in assignments.</w:t>
            </w:r>
          </w:p>
        </w:tc>
      </w:tr>
      <w:tr w:rsidR="00851BA7" w14:paraId="1D169D9E" w14:textId="77777777">
        <w:trPr>
          <w:trHeight w:val="509"/>
        </w:trPr>
        <w:tc>
          <w:tcPr>
            <w:tcW w:w="8640" w:type="dxa"/>
            <w:gridSpan w:val="2"/>
            <w:shd w:val="clear" w:color="auto" w:fill="B6B6B6"/>
          </w:tcPr>
          <w:p w14:paraId="703785D8" w14:textId="77777777" w:rsidR="00851BA7" w:rsidRDefault="00B46A54">
            <w:pPr>
              <w:pStyle w:val="TableParagraph"/>
              <w:spacing w:before="116"/>
              <w:ind w:left="3712"/>
              <w:rPr>
                <w:b/>
                <w:sz w:val="24"/>
              </w:rPr>
            </w:pPr>
            <w:r>
              <w:rPr>
                <w:b/>
                <w:sz w:val="24"/>
              </w:rPr>
              <w:t>(T) Teachers</w:t>
            </w:r>
          </w:p>
        </w:tc>
      </w:tr>
      <w:tr w:rsidR="00851BA7" w14:paraId="3D565CE0" w14:textId="77777777">
        <w:trPr>
          <w:trHeight w:val="794"/>
        </w:trPr>
        <w:tc>
          <w:tcPr>
            <w:tcW w:w="885" w:type="dxa"/>
          </w:tcPr>
          <w:p w14:paraId="07A96A7A" w14:textId="77777777" w:rsidR="00851BA7" w:rsidRDefault="00B46A54">
            <w:pPr>
              <w:pStyle w:val="TableParagraph"/>
              <w:rPr>
                <w:sz w:val="24"/>
              </w:rPr>
            </w:pPr>
            <w:r>
              <w:rPr>
                <w:sz w:val="24"/>
              </w:rPr>
              <w:t>T.L.1</w:t>
            </w:r>
          </w:p>
        </w:tc>
        <w:tc>
          <w:tcPr>
            <w:tcW w:w="7755" w:type="dxa"/>
          </w:tcPr>
          <w:p w14:paraId="09668704" w14:textId="77777777" w:rsidR="00851BA7" w:rsidRDefault="00B46A54">
            <w:pPr>
              <w:pStyle w:val="TableParagraph"/>
              <w:spacing w:line="244" w:lineRule="auto"/>
              <w:ind w:right="160"/>
              <w:rPr>
                <w:sz w:val="24"/>
              </w:rPr>
            </w:pPr>
            <w:r>
              <w:rPr>
                <w:sz w:val="24"/>
              </w:rPr>
              <w:t xml:space="preserve">Teachers should be able to establish classes and approve the joining of </w:t>
            </w:r>
            <w:proofErr w:type="gramStart"/>
            <w:r>
              <w:rPr>
                <w:sz w:val="24"/>
              </w:rPr>
              <w:t>students’</w:t>
            </w:r>
            <w:proofErr w:type="gramEnd"/>
            <w:r>
              <w:rPr>
                <w:sz w:val="24"/>
              </w:rPr>
              <w:t xml:space="preserve"> into those classes.</w:t>
            </w:r>
          </w:p>
        </w:tc>
      </w:tr>
      <w:tr w:rsidR="00851BA7" w14:paraId="786590A1" w14:textId="77777777">
        <w:trPr>
          <w:trHeight w:val="794"/>
        </w:trPr>
        <w:tc>
          <w:tcPr>
            <w:tcW w:w="885" w:type="dxa"/>
          </w:tcPr>
          <w:p w14:paraId="3535CE99" w14:textId="77777777" w:rsidR="00851BA7" w:rsidRDefault="00B46A54">
            <w:pPr>
              <w:pStyle w:val="TableParagraph"/>
              <w:rPr>
                <w:sz w:val="24"/>
              </w:rPr>
            </w:pPr>
            <w:r>
              <w:rPr>
                <w:sz w:val="24"/>
              </w:rPr>
              <w:t>T.L.2</w:t>
            </w:r>
          </w:p>
        </w:tc>
        <w:tc>
          <w:tcPr>
            <w:tcW w:w="7755" w:type="dxa"/>
          </w:tcPr>
          <w:p w14:paraId="6C439986" w14:textId="77777777" w:rsidR="00851BA7" w:rsidRDefault="00B46A54">
            <w:pPr>
              <w:pStyle w:val="TableParagraph"/>
              <w:spacing w:line="244" w:lineRule="auto"/>
              <w:ind w:right="160"/>
              <w:rPr>
                <w:sz w:val="24"/>
              </w:rPr>
            </w:pPr>
            <w:r>
              <w:rPr>
                <w:sz w:val="24"/>
              </w:rPr>
              <w:t>Teachers should be able to access the ratings of individual students in their classes.</w:t>
            </w:r>
          </w:p>
        </w:tc>
      </w:tr>
      <w:tr w:rsidR="00851BA7" w14:paraId="3F423C69" w14:textId="77777777">
        <w:trPr>
          <w:trHeight w:val="794"/>
        </w:trPr>
        <w:tc>
          <w:tcPr>
            <w:tcW w:w="885" w:type="dxa"/>
          </w:tcPr>
          <w:p w14:paraId="6B6A6081" w14:textId="77777777" w:rsidR="00851BA7" w:rsidRDefault="00B46A54">
            <w:pPr>
              <w:pStyle w:val="TableParagraph"/>
              <w:rPr>
                <w:sz w:val="24"/>
              </w:rPr>
            </w:pPr>
            <w:r>
              <w:rPr>
                <w:sz w:val="24"/>
              </w:rPr>
              <w:t>T.L.3</w:t>
            </w:r>
          </w:p>
        </w:tc>
        <w:tc>
          <w:tcPr>
            <w:tcW w:w="7755" w:type="dxa"/>
          </w:tcPr>
          <w:p w14:paraId="6B0523FB" w14:textId="77777777" w:rsidR="00851BA7" w:rsidRDefault="00B46A54">
            <w:pPr>
              <w:pStyle w:val="TableParagraph"/>
              <w:spacing w:line="244" w:lineRule="auto"/>
              <w:ind w:right="324"/>
              <w:rPr>
                <w:sz w:val="24"/>
              </w:rPr>
            </w:pPr>
            <w:r>
              <w:rPr>
                <w:sz w:val="24"/>
              </w:rPr>
              <w:t>Teachers should be able to create assignments for students using recorded prompts or text.</w:t>
            </w:r>
          </w:p>
        </w:tc>
      </w:tr>
      <w:tr w:rsidR="00851BA7" w14:paraId="64E162B0" w14:textId="77777777">
        <w:trPr>
          <w:trHeight w:val="794"/>
        </w:trPr>
        <w:tc>
          <w:tcPr>
            <w:tcW w:w="885" w:type="dxa"/>
          </w:tcPr>
          <w:p w14:paraId="6B145518" w14:textId="77777777" w:rsidR="00851BA7" w:rsidRDefault="00B46A54">
            <w:pPr>
              <w:pStyle w:val="TableParagraph"/>
              <w:rPr>
                <w:sz w:val="24"/>
              </w:rPr>
            </w:pPr>
            <w:r>
              <w:rPr>
                <w:sz w:val="24"/>
              </w:rPr>
              <w:t>T.L.4</w:t>
            </w:r>
          </w:p>
        </w:tc>
        <w:tc>
          <w:tcPr>
            <w:tcW w:w="7755" w:type="dxa"/>
          </w:tcPr>
          <w:p w14:paraId="06116877" w14:textId="77777777" w:rsidR="00851BA7" w:rsidRDefault="00B46A54">
            <w:pPr>
              <w:pStyle w:val="TableParagraph"/>
              <w:spacing w:line="244" w:lineRule="auto"/>
              <w:ind w:right="416"/>
              <w:rPr>
                <w:sz w:val="24"/>
              </w:rPr>
            </w:pPr>
            <w:r>
              <w:rPr>
                <w:sz w:val="24"/>
              </w:rPr>
              <w:t>Teachers should be able to rate students’ audio recordings in terms of the pronunciation’s correctness.</w:t>
            </w:r>
          </w:p>
        </w:tc>
      </w:tr>
      <w:tr w:rsidR="00851BA7" w14:paraId="6E5B67CC" w14:textId="77777777">
        <w:trPr>
          <w:trHeight w:val="794"/>
        </w:trPr>
        <w:tc>
          <w:tcPr>
            <w:tcW w:w="885" w:type="dxa"/>
          </w:tcPr>
          <w:p w14:paraId="3593E263" w14:textId="77777777" w:rsidR="00851BA7" w:rsidRDefault="00B46A54">
            <w:pPr>
              <w:pStyle w:val="TableParagraph"/>
              <w:spacing w:before="116"/>
              <w:rPr>
                <w:sz w:val="24"/>
              </w:rPr>
            </w:pPr>
            <w:r>
              <w:rPr>
                <w:sz w:val="24"/>
              </w:rPr>
              <w:t>T.L.5</w:t>
            </w:r>
          </w:p>
        </w:tc>
        <w:tc>
          <w:tcPr>
            <w:tcW w:w="7755" w:type="dxa"/>
          </w:tcPr>
          <w:p w14:paraId="0560D1C0" w14:textId="77777777" w:rsidR="00851BA7" w:rsidRDefault="00B46A54">
            <w:pPr>
              <w:pStyle w:val="TableParagraph"/>
              <w:spacing w:before="123" w:line="232" w:lineRule="auto"/>
              <w:ind w:right="149"/>
              <w:rPr>
                <w:sz w:val="24"/>
              </w:rPr>
            </w:pPr>
            <w:r>
              <w:rPr>
                <w:sz w:val="24"/>
              </w:rPr>
              <w:t>Teachers should be able to create a recording of themselves telling a story in a speciﬁc language to which students may listen.</w:t>
            </w:r>
          </w:p>
        </w:tc>
      </w:tr>
      <w:tr w:rsidR="00851BA7" w14:paraId="691D5231" w14:textId="77777777">
        <w:trPr>
          <w:trHeight w:val="509"/>
        </w:trPr>
        <w:tc>
          <w:tcPr>
            <w:tcW w:w="8640" w:type="dxa"/>
            <w:gridSpan w:val="2"/>
            <w:shd w:val="clear" w:color="auto" w:fill="B6B6B6"/>
          </w:tcPr>
          <w:p w14:paraId="43A9EE07" w14:textId="77777777" w:rsidR="00851BA7" w:rsidRDefault="00B46A54">
            <w:pPr>
              <w:pStyle w:val="TableParagraph"/>
              <w:spacing w:before="116"/>
              <w:ind w:left="3712"/>
              <w:rPr>
                <w:b/>
                <w:sz w:val="24"/>
              </w:rPr>
            </w:pPr>
            <w:r>
              <w:rPr>
                <w:b/>
                <w:sz w:val="24"/>
              </w:rPr>
              <w:t>(S) Students</w:t>
            </w:r>
          </w:p>
        </w:tc>
      </w:tr>
      <w:tr w:rsidR="00851BA7" w14:paraId="5027FDF0" w14:textId="77777777">
        <w:trPr>
          <w:trHeight w:val="494"/>
        </w:trPr>
        <w:tc>
          <w:tcPr>
            <w:tcW w:w="885" w:type="dxa"/>
          </w:tcPr>
          <w:p w14:paraId="24E6FEDD" w14:textId="77777777" w:rsidR="00851BA7" w:rsidRDefault="00B46A54">
            <w:pPr>
              <w:pStyle w:val="TableParagraph"/>
              <w:rPr>
                <w:sz w:val="24"/>
              </w:rPr>
            </w:pPr>
            <w:r>
              <w:rPr>
                <w:sz w:val="24"/>
              </w:rPr>
              <w:t>S.H.1</w:t>
            </w:r>
          </w:p>
        </w:tc>
        <w:tc>
          <w:tcPr>
            <w:tcW w:w="7755" w:type="dxa"/>
          </w:tcPr>
          <w:p w14:paraId="4CCC2EB0" w14:textId="77777777" w:rsidR="00851BA7" w:rsidRDefault="00B46A54">
            <w:pPr>
              <w:pStyle w:val="TableParagraph"/>
              <w:rPr>
                <w:sz w:val="24"/>
              </w:rPr>
            </w:pPr>
            <w:r>
              <w:rPr>
                <w:sz w:val="24"/>
              </w:rPr>
              <w:t>Students should be able to record and upload audio clips of spoken words.</w:t>
            </w:r>
          </w:p>
        </w:tc>
      </w:tr>
      <w:tr w:rsidR="00851BA7" w14:paraId="7EA498CE" w14:textId="77777777">
        <w:trPr>
          <w:trHeight w:val="794"/>
        </w:trPr>
        <w:tc>
          <w:tcPr>
            <w:tcW w:w="885" w:type="dxa"/>
          </w:tcPr>
          <w:p w14:paraId="2945BE86" w14:textId="77777777" w:rsidR="00851BA7" w:rsidRDefault="00B46A54">
            <w:pPr>
              <w:pStyle w:val="TableParagraph"/>
              <w:spacing w:before="116"/>
              <w:rPr>
                <w:sz w:val="24"/>
              </w:rPr>
            </w:pPr>
            <w:r>
              <w:rPr>
                <w:sz w:val="24"/>
              </w:rPr>
              <w:t>S.H.2</w:t>
            </w:r>
          </w:p>
        </w:tc>
        <w:tc>
          <w:tcPr>
            <w:tcW w:w="7755" w:type="dxa"/>
          </w:tcPr>
          <w:p w14:paraId="73AAE874" w14:textId="77777777" w:rsidR="00851BA7" w:rsidRDefault="00B46A54">
            <w:pPr>
              <w:pStyle w:val="TableParagraph"/>
              <w:spacing w:before="123" w:line="232" w:lineRule="auto"/>
              <w:ind w:right="160"/>
              <w:rPr>
                <w:sz w:val="24"/>
              </w:rPr>
            </w:pPr>
            <w:r>
              <w:rPr>
                <w:sz w:val="24"/>
              </w:rPr>
              <w:t>Students should be able to provide a text description to accompany their recorded audio.</w:t>
            </w:r>
          </w:p>
        </w:tc>
      </w:tr>
      <w:tr w:rsidR="00851BA7" w14:paraId="658949A2" w14:textId="77777777">
        <w:trPr>
          <w:trHeight w:val="794"/>
        </w:trPr>
        <w:tc>
          <w:tcPr>
            <w:tcW w:w="885" w:type="dxa"/>
          </w:tcPr>
          <w:p w14:paraId="0B8721FB" w14:textId="77777777" w:rsidR="00851BA7" w:rsidRDefault="00B46A54">
            <w:pPr>
              <w:pStyle w:val="TableParagraph"/>
              <w:spacing w:before="116"/>
              <w:rPr>
                <w:sz w:val="24"/>
              </w:rPr>
            </w:pPr>
            <w:r>
              <w:rPr>
                <w:sz w:val="24"/>
              </w:rPr>
              <w:t>S.H.3</w:t>
            </w:r>
          </w:p>
        </w:tc>
        <w:tc>
          <w:tcPr>
            <w:tcW w:w="7755" w:type="dxa"/>
          </w:tcPr>
          <w:p w14:paraId="5A2F597F" w14:textId="77777777" w:rsidR="00851BA7" w:rsidRDefault="00B46A54">
            <w:pPr>
              <w:pStyle w:val="TableParagraph"/>
              <w:spacing w:before="123" w:line="232" w:lineRule="auto"/>
              <w:ind w:right="160"/>
              <w:rPr>
                <w:sz w:val="24"/>
              </w:rPr>
            </w:pPr>
            <w:r>
              <w:rPr>
                <w:sz w:val="24"/>
              </w:rPr>
              <w:t>Students should be able to view the ratings and feedback of only their audio clips.</w:t>
            </w:r>
          </w:p>
        </w:tc>
      </w:tr>
      <w:tr w:rsidR="00851BA7" w14:paraId="4216A0F9" w14:textId="77777777">
        <w:trPr>
          <w:trHeight w:val="794"/>
        </w:trPr>
        <w:tc>
          <w:tcPr>
            <w:tcW w:w="885" w:type="dxa"/>
          </w:tcPr>
          <w:p w14:paraId="5EDAA64A" w14:textId="77777777" w:rsidR="00851BA7" w:rsidRDefault="00B46A54">
            <w:pPr>
              <w:pStyle w:val="TableParagraph"/>
              <w:spacing w:before="116"/>
              <w:rPr>
                <w:sz w:val="24"/>
              </w:rPr>
            </w:pPr>
            <w:r>
              <w:rPr>
                <w:sz w:val="24"/>
              </w:rPr>
              <w:t>S.M.1</w:t>
            </w:r>
          </w:p>
        </w:tc>
        <w:tc>
          <w:tcPr>
            <w:tcW w:w="7755" w:type="dxa"/>
          </w:tcPr>
          <w:p w14:paraId="052A47F1" w14:textId="77777777" w:rsidR="00851BA7" w:rsidRDefault="00B46A54">
            <w:pPr>
              <w:pStyle w:val="TableParagraph"/>
              <w:spacing w:before="123" w:line="232" w:lineRule="auto"/>
              <w:ind w:right="160"/>
              <w:rPr>
                <w:sz w:val="24"/>
              </w:rPr>
            </w:pPr>
            <w:r>
              <w:rPr>
                <w:sz w:val="24"/>
              </w:rPr>
              <w:t>Students should be able to listen to their pronunciations in their recorded audio ﬁles.</w:t>
            </w:r>
          </w:p>
        </w:tc>
      </w:tr>
      <w:tr w:rsidR="00851BA7" w14:paraId="11F56D33" w14:textId="77777777">
        <w:trPr>
          <w:trHeight w:val="794"/>
        </w:trPr>
        <w:tc>
          <w:tcPr>
            <w:tcW w:w="885" w:type="dxa"/>
          </w:tcPr>
          <w:p w14:paraId="792A41AD" w14:textId="77777777" w:rsidR="00851BA7" w:rsidRDefault="00B46A54">
            <w:pPr>
              <w:pStyle w:val="TableParagraph"/>
              <w:spacing w:before="116"/>
              <w:rPr>
                <w:sz w:val="24"/>
              </w:rPr>
            </w:pPr>
            <w:r>
              <w:rPr>
                <w:sz w:val="24"/>
              </w:rPr>
              <w:t>S.L.1</w:t>
            </w:r>
          </w:p>
        </w:tc>
        <w:tc>
          <w:tcPr>
            <w:tcW w:w="7755" w:type="dxa"/>
          </w:tcPr>
          <w:p w14:paraId="65268627" w14:textId="77777777" w:rsidR="00851BA7" w:rsidRDefault="00B46A54">
            <w:pPr>
              <w:pStyle w:val="TableParagraph"/>
              <w:spacing w:before="123" w:line="232" w:lineRule="auto"/>
              <w:ind w:right="160"/>
              <w:rPr>
                <w:sz w:val="24"/>
              </w:rPr>
            </w:pPr>
            <w:r>
              <w:rPr>
                <w:sz w:val="24"/>
              </w:rPr>
              <w:t>Students should be able to listen to a Native language speaker’s pronu</w:t>
            </w:r>
            <w:r>
              <w:rPr>
                <w:sz w:val="24"/>
              </w:rPr>
              <w:t>nciation of a given word.</w:t>
            </w:r>
          </w:p>
        </w:tc>
      </w:tr>
      <w:tr w:rsidR="00851BA7" w14:paraId="6116CF53" w14:textId="77777777">
        <w:trPr>
          <w:trHeight w:val="794"/>
        </w:trPr>
        <w:tc>
          <w:tcPr>
            <w:tcW w:w="885" w:type="dxa"/>
          </w:tcPr>
          <w:p w14:paraId="0F6AE7A4" w14:textId="77777777" w:rsidR="00851BA7" w:rsidRDefault="00B46A54">
            <w:pPr>
              <w:pStyle w:val="TableParagraph"/>
              <w:spacing w:before="116"/>
              <w:rPr>
                <w:sz w:val="24"/>
              </w:rPr>
            </w:pPr>
            <w:r>
              <w:rPr>
                <w:sz w:val="24"/>
              </w:rPr>
              <w:t>S.L.2</w:t>
            </w:r>
          </w:p>
        </w:tc>
        <w:tc>
          <w:tcPr>
            <w:tcW w:w="7755" w:type="dxa"/>
          </w:tcPr>
          <w:p w14:paraId="13453534" w14:textId="77777777" w:rsidR="00851BA7" w:rsidRDefault="00B46A54">
            <w:pPr>
              <w:pStyle w:val="TableParagraph"/>
              <w:spacing w:before="123" w:line="232" w:lineRule="auto"/>
              <w:ind w:right="37"/>
              <w:rPr>
                <w:sz w:val="24"/>
              </w:rPr>
            </w:pPr>
            <w:r>
              <w:rPr>
                <w:sz w:val="24"/>
              </w:rPr>
              <w:t>Students should be able to view any additional written comments associated with their particular student audio recording.</w:t>
            </w:r>
          </w:p>
        </w:tc>
      </w:tr>
      <w:tr w:rsidR="00851BA7" w14:paraId="39B14E64" w14:textId="77777777">
        <w:trPr>
          <w:trHeight w:val="509"/>
        </w:trPr>
        <w:tc>
          <w:tcPr>
            <w:tcW w:w="8640" w:type="dxa"/>
            <w:gridSpan w:val="2"/>
            <w:shd w:val="clear" w:color="auto" w:fill="B6B6B6"/>
          </w:tcPr>
          <w:p w14:paraId="431C8F46" w14:textId="77777777" w:rsidR="00851BA7" w:rsidRDefault="00B46A54">
            <w:pPr>
              <w:pStyle w:val="TableParagraph"/>
              <w:spacing w:before="116"/>
              <w:ind w:left="3667"/>
              <w:rPr>
                <w:b/>
                <w:sz w:val="24"/>
              </w:rPr>
            </w:pPr>
            <w:r>
              <w:rPr>
                <w:b/>
                <w:sz w:val="24"/>
              </w:rPr>
              <w:t>(D) Database</w:t>
            </w:r>
          </w:p>
        </w:tc>
      </w:tr>
    </w:tbl>
    <w:p w14:paraId="621923A0" w14:textId="77777777" w:rsidR="00851BA7" w:rsidRDefault="00851BA7">
      <w:pPr>
        <w:rPr>
          <w:sz w:val="24"/>
        </w:rPr>
        <w:sectPr w:rsidR="00851BA7">
          <w:pgSz w:w="12240" w:h="15840"/>
          <w:pgMar w:top="1440" w:right="320" w:bottom="920" w:left="180" w:header="0" w:footer="500" w:gutter="0"/>
          <w:cols w:space="720"/>
        </w:sectPr>
      </w:pPr>
    </w:p>
    <w:tbl>
      <w:tblPr>
        <w:tblW w:w="0" w:type="auto"/>
        <w:tblInd w:w="1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5"/>
        <w:gridCol w:w="7755"/>
      </w:tblGrid>
      <w:tr w:rsidR="00851BA7" w14:paraId="5EA1F966" w14:textId="77777777">
        <w:trPr>
          <w:trHeight w:val="794"/>
        </w:trPr>
        <w:tc>
          <w:tcPr>
            <w:tcW w:w="885" w:type="dxa"/>
          </w:tcPr>
          <w:p w14:paraId="79788E08" w14:textId="77777777" w:rsidR="00851BA7" w:rsidRDefault="00B46A54">
            <w:pPr>
              <w:pStyle w:val="TableParagraph"/>
              <w:spacing w:before="116"/>
              <w:rPr>
                <w:sz w:val="24"/>
              </w:rPr>
            </w:pPr>
            <w:r>
              <w:rPr>
                <w:sz w:val="24"/>
              </w:rPr>
              <w:lastRenderedPageBreak/>
              <w:t>D.H.1</w:t>
            </w:r>
          </w:p>
        </w:tc>
        <w:tc>
          <w:tcPr>
            <w:tcW w:w="7755" w:type="dxa"/>
          </w:tcPr>
          <w:p w14:paraId="20EDD21A" w14:textId="77777777" w:rsidR="00851BA7" w:rsidRDefault="00B46A54">
            <w:pPr>
              <w:pStyle w:val="TableParagraph"/>
              <w:spacing w:before="123" w:line="232" w:lineRule="auto"/>
              <w:ind w:right="160"/>
              <w:rPr>
                <w:sz w:val="24"/>
              </w:rPr>
            </w:pPr>
            <w:commentRangeStart w:id="4"/>
            <w:r>
              <w:rPr>
                <w:sz w:val="24"/>
              </w:rPr>
              <w:t>The database should be able to associate an audio ﬁle with the user who uploaded the audio ﬁle.</w:t>
            </w:r>
            <w:commentRangeEnd w:id="4"/>
            <w:r w:rsidR="003F6023">
              <w:rPr>
                <w:rStyle w:val="CommentReference"/>
              </w:rPr>
              <w:commentReference w:id="4"/>
            </w:r>
          </w:p>
        </w:tc>
      </w:tr>
      <w:tr w:rsidR="00851BA7" w14:paraId="1E91070B" w14:textId="77777777">
        <w:trPr>
          <w:trHeight w:val="509"/>
        </w:trPr>
        <w:tc>
          <w:tcPr>
            <w:tcW w:w="885" w:type="dxa"/>
          </w:tcPr>
          <w:p w14:paraId="06E9A29D" w14:textId="77777777" w:rsidR="00851BA7" w:rsidRDefault="00B46A54">
            <w:pPr>
              <w:pStyle w:val="TableParagraph"/>
              <w:spacing w:before="116"/>
              <w:rPr>
                <w:sz w:val="24"/>
              </w:rPr>
            </w:pPr>
            <w:r>
              <w:rPr>
                <w:sz w:val="24"/>
              </w:rPr>
              <w:t>D.H.2</w:t>
            </w:r>
          </w:p>
        </w:tc>
        <w:tc>
          <w:tcPr>
            <w:tcW w:w="7755" w:type="dxa"/>
          </w:tcPr>
          <w:p w14:paraId="4C100B5F" w14:textId="77777777" w:rsidR="00851BA7" w:rsidRDefault="00B46A54">
            <w:pPr>
              <w:pStyle w:val="TableParagraph"/>
              <w:spacing w:before="116"/>
              <w:rPr>
                <w:sz w:val="24"/>
              </w:rPr>
            </w:pPr>
            <w:r>
              <w:rPr>
                <w:sz w:val="24"/>
              </w:rPr>
              <w:t>The database should be able to associate ratings with the audio ﬁles.</w:t>
            </w:r>
          </w:p>
        </w:tc>
      </w:tr>
      <w:tr w:rsidR="00851BA7" w14:paraId="22EF1FA2" w14:textId="77777777">
        <w:trPr>
          <w:trHeight w:val="494"/>
        </w:trPr>
        <w:tc>
          <w:tcPr>
            <w:tcW w:w="885" w:type="dxa"/>
          </w:tcPr>
          <w:p w14:paraId="3CC7E812" w14:textId="77777777" w:rsidR="00851BA7" w:rsidRDefault="00B46A54">
            <w:pPr>
              <w:pStyle w:val="TableParagraph"/>
              <w:rPr>
                <w:sz w:val="24"/>
              </w:rPr>
            </w:pPr>
            <w:r>
              <w:rPr>
                <w:sz w:val="24"/>
              </w:rPr>
              <w:t>D.H.3</w:t>
            </w:r>
          </w:p>
        </w:tc>
        <w:tc>
          <w:tcPr>
            <w:tcW w:w="7755" w:type="dxa"/>
          </w:tcPr>
          <w:p w14:paraId="5C1EC16B" w14:textId="77777777" w:rsidR="00851BA7" w:rsidRDefault="00B46A54">
            <w:pPr>
              <w:pStyle w:val="TableParagraph"/>
              <w:rPr>
                <w:sz w:val="24"/>
              </w:rPr>
            </w:pPr>
            <w:r>
              <w:rPr>
                <w:sz w:val="24"/>
              </w:rPr>
              <w:t xml:space="preserve">The database should be able to </w:t>
            </w:r>
            <w:proofErr w:type="spellStart"/>
            <w:r>
              <w:rPr>
                <w:sz w:val="24"/>
              </w:rPr>
              <w:t>backup</w:t>
            </w:r>
            <w:proofErr w:type="spellEnd"/>
            <w:r>
              <w:rPr>
                <w:sz w:val="24"/>
              </w:rPr>
              <w:t xml:space="preserve"> all the data stored in the database.</w:t>
            </w:r>
          </w:p>
        </w:tc>
      </w:tr>
      <w:tr w:rsidR="00851BA7" w14:paraId="049DE08A" w14:textId="77777777">
        <w:trPr>
          <w:trHeight w:val="794"/>
        </w:trPr>
        <w:tc>
          <w:tcPr>
            <w:tcW w:w="885" w:type="dxa"/>
          </w:tcPr>
          <w:p w14:paraId="4A9D43B2" w14:textId="77777777" w:rsidR="00851BA7" w:rsidRDefault="00B46A54">
            <w:pPr>
              <w:pStyle w:val="TableParagraph"/>
              <w:spacing w:before="116"/>
              <w:rPr>
                <w:sz w:val="24"/>
              </w:rPr>
            </w:pPr>
            <w:r>
              <w:rPr>
                <w:sz w:val="24"/>
              </w:rPr>
              <w:t>D.L.1</w:t>
            </w:r>
          </w:p>
        </w:tc>
        <w:tc>
          <w:tcPr>
            <w:tcW w:w="7755" w:type="dxa"/>
          </w:tcPr>
          <w:p w14:paraId="0E3AE633" w14:textId="77777777" w:rsidR="00851BA7" w:rsidRDefault="00B46A54">
            <w:pPr>
              <w:pStyle w:val="TableParagraph"/>
              <w:spacing w:before="123" w:line="232" w:lineRule="auto"/>
              <w:ind w:right="160"/>
              <w:rPr>
                <w:sz w:val="24"/>
              </w:rPr>
            </w:pPr>
            <w:r>
              <w:rPr>
                <w:sz w:val="24"/>
              </w:rPr>
              <w:t>The database should be able to associate all students with their respective classes.</w:t>
            </w:r>
          </w:p>
        </w:tc>
      </w:tr>
      <w:tr w:rsidR="00851BA7" w14:paraId="7703A2D1" w14:textId="77777777">
        <w:trPr>
          <w:trHeight w:val="794"/>
        </w:trPr>
        <w:tc>
          <w:tcPr>
            <w:tcW w:w="885" w:type="dxa"/>
          </w:tcPr>
          <w:p w14:paraId="37BBAF7A" w14:textId="77777777" w:rsidR="00851BA7" w:rsidRDefault="00B46A54">
            <w:pPr>
              <w:pStyle w:val="TableParagraph"/>
              <w:spacing w:before="116"/>
              <w:rPr>
                <w:sz w:val="24"/>
              </w:rPr>
            </w:pPr>
            <w:r>
              <w:rPr>
                <w:sz w:val="24"/>
              </w:rPr>
              <w:t>D.L.2</w:t>
            </w:r>
          </w:p>
        </w:tc>
        <w:tc>
          <w:tcPr>
            <w:tcW w:w="7755" w:type="dxa"/>
          </w:tcPr>
          <w:p w14:paraId="3647AEA4" w14:textId="77777777" w:rsidR="00851BA7" w:rsidRDefault="00B46A54">
            <w:pPr>
              <w:pStyle w:val="TableParagraph"/>
              <w:spacing w:before="123" w:line="232" w:lineRule="auto"/>
              <w:ind w:right="160"/>
              <w:rPr>
                <w:sz w:val="24"/>
              </w:rPr>
            </w:pPr>
            <w:r>
              <w:rPr>
                <w:sz w:val="24"/>
              </w:rPr>
              <w:t>The database should be able to associate teachers with their respective classes.</w:t>
            </w:r>
          </w:p>
        </w:tc>
      </w:tr>
      <w:tr w:rsidR="00851BA7" w14:paraId="1BBF42D0" w14:textId="77777777">
        <w:trPr>
          <w:trHeight w:val="509"/>
        </w:trPr>
        <w:tc>
          <w:tcPr>
            <w:tcW w:w="885" w:type="dxa"/>
          </w:tcPr>
          <w:p w14:paraId="618A1293" w14:textId="77777777" w:rsidR="00851BA7" w:rsidRDefault="00B46A54">
            <w:pPr>
              <w:pStyle w:val="TableParagraph"/>
              <w:spacing w:before="116"/>
              <w:rPr>
                <w:sz w:val="24"/>
              </w:rPr>
            </w:pPr>
            <w:r>
              <w:rPr>
                <w:sz w:val="24"/>
              </w:rPr>
              <w:t>D.L.3</w:t>
            </w:r>
          </w:p>
        </w:tc>
        <w:tc>
          <w:tcPr>
            <w:tcW w:w="7755" w:type="dxa"/>
          </w:tcPr>
          <w:p w14:paraId="08F78BEA" w14:textId="77777777" w:rsidR="00851BA7" w:rsidRDefault="00B46A54">
            <w:pPr>
              <w:pStyle w:val="TableParagraph"/>
              <w:spacing w:before="116"/>
              <w:rPr>
                <w:sz w:val="24"/>
              </w:rPr>
            </w:pPr>
            <w:r>
              <w:rPr>
                <w:sz w:val="24"/>
              </w:rPr>
              <w:t>The database should be able to support words from multiple languages.</w:t>
            </w:r>
          </w:p>
        </w:tc>
      </w:tr>
      <w:tr w:rsidR="00851BA7" w14:paraId="38DD5C38" w14:textId="77777777">
        <w:trPr>
          <w:trHeight w:val="494"/>
        </w:trPr>
        <w:tc>
          <w:tcPr>
            <w:tcW w:w="8640" w:type="dxa"/>
            <w:gridSpan w:val="2"/>
            <w:shd w:val="clear" w:color="auto" w:fill="B6B6B6"/>
          </w:tcPr>
          <w:p w14:paraId="1372DEE3" w14:textId="77777777" w:rsidR="00851BA7" w:rsidRDefault="00B46A54">
            <w:pPr>
              <w:pStyle w:val="TableParagraph"/>
              <w:ind w:left="3682"/>
              <w:rPr>
                <w:b/>
                <w:sz w:val="24"/>
              </w:rPr>
            </w:pPr>
            <w:r>
              <w:rPr>
                <w:b/>
                <w:sz w:val="24"/>
              </w:rPr>
              <w:t>(W) Website</w:t>
            </w:r>
          </w:p>
        </w:tc>
      </w:tr>
      <w:tr w:rsidR="00851BA7" w14:paraId="51AC24A5" w14:textId="77777777">
        <w:trPr>
          <w:trHeight w:val="794"/>
        </w:trPr>
        <w:tc>
          <w:tcPr>
            <w:tcW w:w="885" w:type="dxa"/>
          </w:tcPr>
          <w:p w14:paraId="1F279B33" w14:textId="77777777" w:rsidR="00851BA7" w:rsidRDefault="00B46A54">
            <w:pPr>
              <w:pStyle w:val="TableParagraph"/>
              <w:spacing w:before="116"/>
              <w:rPr>
                <w:sz w:val="24"/>
              </w:rPr>
            </w:pPr>
            <w:r>
              <w:rPr>
                <w:sz w:val="24"/>
              </w:rPr>
              <w:t>W.H.1</w:t>
            </w:r>
          </w:p>
        </w:tc>
        <w:tc>
          <w:tcPr>
            <w:tcW w:w="7755" w:type="dxa"/>
          </w:tcPr>
          <w:p w14:paraId="4D79B89C" w14:textId="77777777" w:rsidR="00851BA7" w:rsidRDefault="00B46A54">
            <w:pPr>
              <w:pStyle w:val="TableParagraph"/>
              <w:spacing w:before="123" w:line="232" w:lineRule="auto"/>
              <w:ind w:right="160"/>
              <w:rPr>
                <w:sz w:val="24"/>
              </w:rPr>
            </w:pPr>
            <w:commentRangeStart w:id="5"/>
            <w:r>
              <w:rPr>
                <w:sz w:val="24"/>
              </w:rPr>
              <w:t xml:space="preserve">The website </w:t>
            </w:r>
            <w:commentRangeEnd w:id="5"/>
            <w:r w:rsidR="003F6023">
              <w:rPr>
                <w:rStyle w:val="CommentReference"/>
              </w:rPr>
              <w:commentReference w:id="5"/>
            </w:r>
            <w:r>
              <w:rPr>
                <w:sz w:val="24"/>
              </w:rPr>
              <w:t>should be able to register new users to the system by the user group.</w:t>
            </w:r>
          </w:p>
        </w:tc>
      </w:tr>
      <w:tr w:rsidR="00851BA7" w14:paraId="611CC13A" w14:textId="77777777">
        <w:trPr>
          <w:trHeight w:val="794"/>
        </w:trPr>
        <w:tc>
          <w:tcPr>
            <w:tcW w:w="885" w:type="dxa"/>
          </w:tcPr>
          <w:p w14:paraId="54069DF7" w14:textId="77777777" w:rsidR="00851BA7" w:rsidRDefault="00B46A54">
            <w:pPr>
              <w:pStyle w:val="TableParagraph"/>
              <w:spacing w:before="116"/>
              <w:rPr>
                <w:sz w:val="24"/>
              </w:rPr>
            </w:pPr>
            <w:r>
              <w:rPr>
                <w:sz w:val="24"/>
              </w:rPr>
              <w:t>W.H.2</w:t>
            </w:r>
          </w:p>
        </w:tc>
        <w:tc>
          <w:tcPr>
            <w:tcW w:w="7755" w:type="dxa"/>
          </w:tcPr>
          <w:p w14:paraId="1CE6E646" w14:textId="77777777" w:rsidR="00851BA7" w:rsidRDefault="00B46A54">
            <w:pPr>
              <w:pStyle w:val="TableParagraph"/>
              <w:spacing w:before="123" w:line="232" w:lineRule="auto"/>
              <w:ind w:right="160"/>
              <w:rPr>
                <w:sz w:val="24"/>
              </w:rPr>
            </w:pPr>
            <w:r>
              <w:rPr>
                <w:sz w:val="24"/>
              </w:rPr>
              <w:t>The website should be able to login all of the diﬀerent users using an email address and a secure password.</w:t>
            </w:r>
          </w:p>
        </w:tc>
      </w:tr>
      <w:tr w:rsidR="00851BA7" w14:paraId="5057EC6B" w14:textId="77777777">
        <w:trPr>
          <w:trHeight w:val="809"/>
        </w:trPr>
        <w:tc>
          <w:tcPr>
            <w:tcW w:w="885" w:type="dxa"/>
          </w:tcPr>
          <w:p w14:paraId="272DB7F2" w14:textId="77777777" w:rsidR="00851BA7" w:rsidRDefault="00B46A54">
            <w:pPr>
              <w:pStyle w:val="TableParagraph"/>
              <w:spacing w:before="116"/>
              <w:rPr>
                <w:sz w:val="24"/>
              </w:rPr>
            </w:pPr>
            <w:r>
              <w:rPr>
                <w:sz w:val="24"/>
              </w:rPr>
              <w:t>W.H.3</w:t>
            </w:r>
          </w:p>
        </w:tc>
        <w:tc>
          <w:tcPr>
            <w:tcW w:w="7755" w:type="dxa"/>
          </w:tcPr>
          <w:p w14:paraId="1FF68BA5" w14:textId="77777777" w:rsidR="00851BA7" w:rsidRDefault="00B46A54">
            <w:pPr>
              <w:pStyle w:val="TableParagraph"/>
              <w:spacing w:before="116" w:line="244" w:lineRule="auto"/>
              <w:ind w:right="37"/>
              <w:rPr>
                <w:sz w:val="24"/>
              </w:rPr>
            </w:pPr>
            <w:r>
              <w:rPr>
                <w:sz w:val="24"/>
              </w:rPr>
              <w:t>The website should be able to show diﬀerent pages and functions depending on the logged-in user’s group.</w:t>
            </w:r>
          </w:p>
        </w:tc>
      </w:tr>
    </w:tbl>
    <w:p w14:paraId="5815968B" w14:textId="77777777" w:rsidR="00851BA7" w:rsidRDefault="00851BA7">
      <w:pPr>
        <w:pStyle w:val="BodyText"/>
        <w:rPr>
          <w:sz w:val="20"/>
        </w:rPr>
      </w:pPr>
    </w:p>
    <w:p w14:paraId="4F3D2BE3" w14:textId="77777777" w:rsidR="00851BA7" w:rsidRDefault="00851BA7">
      <w:pPr>
        <w:pStyle w:val="BodyText"/>
        <w:spacing w:before="6"/>
        <w:rPr>
          <w:sz w:val="18"/>
        </w:rPr>
      </w:pPr>
    </w:p>
    <w:p w14:paraId="78C971B0" w14:textId="77777777" w:rsidR="00851BA7" w:rsidRDefault="00B46A54">
      <w:pPr>
        <w:pStyle w:val="Heading1"/>
        <w:numPr>
          <w:ilvl w:val="0"/>
          <w:numId w:val="1"/>
        </w:numPr>
        <w:tabs>
          <w:tab w:val="left" w:pos="1743"/>
        </w:tabs>
        <w:spacing w:before="7"/>
        <w:ind w:hanging="484"/>
      </w:pPr>
      <w:r>
        <w:t>Non-functional</w:t>
      </w:r>
      <w:r>
        <w:rPr>
          <w:spacing w:val="-2"/>
        </w:rPr>
        <w:t xml:space="preserve"> </w:t>
      </w:r>
      <w:r>
        <w:t>Requirements</w:t>
      </w:r>
    </w:p>
    <w:p w14:paraId="631B5F0D" w14:textId="77777777" w:rsidR="00851BA7" w:rsidRDefault="00B46A54">
      <w:pPr>
        <w:pStyle w:val="BodyText"/>
        <w:spacing w:before="323" w:line="273" w:lineRule="auto"/>
        <w:ind w:left="1259" w:right="1201"/>
      </w:pPr>
      <w:r>
        <w:t>Non-functional requirements refer to the functions necessary to support the system and the performance guarantees of the system. The table below is sectioned by the requirement group and then the priority level. For an explanation of the letters and number</w:t>
      </w:r>
      <w:r>
        <w:t>s in the left-most column, see Appendix D - Key to Requirements Labeling.</w:t>
      </w:r>
    </w:p>
    <w:p w14:paraId="2C1A6824" w14:textId="77777777" w:rsidR="00851BA7" w:rsidRDefault="00851BA7">
      <w:pPr>
        <w:pStyle w:val="BodyText"/>
        <w:spacing w:before="10"/>
        <w:rPr>
          <w:sz w:val="19"/>
        </w:rPr>
      </w:pPr>
    </w:p>
    <w:tbl>
      <w:tblPr>
        <w:tblW w:w="0" w:type="auto"/>
        <w:tblInd w:w="20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0"/>
        <w:gridCol w:w="7425"/>
      </w:tblGrid>
      <w:tr w:rsidR="00851BA7" w14:paraId="59E20113" w14:textId="77777777">
        <w:trPr>
          <w:trHeight w:val="509"/>
        </w:trPr>
        <w:tc>
          <w:tcPr>
            <w:tcW w:w="8625" w:type="dxa"/>
            <w:gridSpan w:val="2"/>
            <w:shd w:val="clear" w:color="auto" w:fill="B6B6B6"/>
          </w:tcPr>
          <w:p w14:paraId="0C19EE92" w14:textId="77777777" w:rsidR="00851BA7" w:rsidRDefault="00B46A54">
            <w:pPr>
              <w:pStyle w:val="TableParagraph"/>
              <w:spacing w:before="116"/>
              <w:ind w:left="2684" w:right="2687"/>
              <w:jc w:val="center"/>
              <w:rPr>
                <w:b/>
                <w:sz w:val="24"/>
              </w:rPr>
            </w:pPr>
            <w:r>
              <w:rPr>
                <w:b/>
                <w:sz w:val="24"/>
              </w:rPr>
              <w:t>(RN) Researcher Non-Functional</w:t>
            </w:r>
          </w:p>
        </w:tc>
      </w:tr>
      <w:tr w:rsidR="00851BA7" w14:paraId="6B0B16A1" w14:textId="77777777">
        <w:trPr>
          <w:trHeight w:val="494"/>
        </w:trPr>
        <w:tc>
          <w:tcPr>
            <w:tcW w:w="1200" w:type="dxa"/>
          </w:tcPr>
          <w:p w14:paraId="4E500BEB" w14:textId="77777777" w:rsidR="00851BA7" w:rsidRDefault="00B46A54">
            <w:pPr>
              <w:pStyle w:val="TableParagraph"/>
              <w:ind w:left="228" w:right="238"/>
              <w:jc w:val="center"/>
              <w:rPr>
                <w:sz w:val="24"/>
              </w:rPr>
            </w:pPr>
            <w:r>
              <w:rPr>
                <w:sz w:val="24"/>
              </w:rPr>
              <w:t>RN.H.1</w:t>
            </w:r>
          </w:p>
        </w:tc>
        <w:tc>
          <w:tcPr>
            <w:tcW w:w="7425" w:type="dxa"/>
          </w:tcPr>
          <w:p w14:paraId="6FE6244A" w14:textId="77777777" w:rsidR="00851BA7" w:rsidRDefault="00B46A54">
            <w:pPr>
              <w:pStyle w:val="TableParagraph"/>
              <w:ind w:left="151"/>
              <w:rPr>
                <w:sz w:val="24"/>
              </w:rPr>
            </w:pPr>
            <w:r>
              <w:rPr>
                <w:sz w:val="24"/>
              </w:rPr>
              <w:t>The system should be able to support the Blackfoot alphabet.</w:t>
            </w:r>
          </w:p>
        </w:tc>
      </w:tr>
      <w:tr w:rsidR="00851BA7" w14:paraId="0A5E6F55" w14:textId="77777777">
        <w:trPr>
          <w:trHeight w:val="809"/>
        </w:trPr>
        <w:tc>
          <w:tcPr>
            <w:tcW w:w="1200" w:type="dxa"/>
          </w:tcPr>
          <w:p w14:paraId="2370001F" w14:textId="77777777" w:rsidR="00851BA7" w:rsidRDefault="00B46A54">
            <w:pPr>
              <w:pStyle w:val="TableParagraph"/>
              <w:spacing w:before="116"/>
              <w:ind w:left="228" w:right="229"/>
              <w:jc w:val="center"/>
              <w:rPr>
                <w:sz w:val="24"/>
              </w:rPr>
            </w:pPr>
            <w:r>
              <w:rPr>
                <w:sz w:val="24"/>
              </w:rPr>
              <w:t>RN.L.1</w:t>
            </w:r>
          </w:p>
        </w:tc>
        <w:tc>
          <w:tcPr>
            <w:tcW w:w="7425" w:type="dxa"/>
          </w:tcPr>
          <w:p w14:paraId="1AC172D1" w14:textId="77777777" w:rsidR="00851BA7" w:rsidRDefault="00B46A54">
            <w:pPr>
              <w:pStyle w:val="TableParagraph"/>
              <w:spacing w:before="116" w:line="244" w:lineRule="auto"/>
              <w:rPr>
                <w:sz w:val="24"/>
              </w:rPr>
            </w:pPr>
            <w:commentRangeStart w:id="6"/>
            <w:r>
              <w:rPr>
                <w:sz w:val="24"/>
              </w:rPr>
              <w:t>The system should be able to distinguish between diﬀerent dialects in audio recordings.</w:t>
            </w:r>
            <w:commentRangeEnd w:id="6"/>
            <w:r w:rsidR="00AA1B87">
              <w:rPr>
                <w:rStyle w:val="CommentReference"/>
              </w:rPr>
              <w:commentReference w:id="6"/>
            </w:r>
          </w:p>
        </w:tc>
      </w:tr>
      <w:tr w:rsidR="00851BA7" w14:paraId="73A69068" w14:textId="77777777">
        <w:trPr>
          <w:trHeight w:val="869"/>
        </w:trPr>
        <w:tc>
          <w:tcPr>
            <w:tcW w:w="1200" w:type="dxa"/>
          </w:tcPr>
          <w:p w14:paraId="63E1B438" w14:textId="77777777" w:rsidR="00851BA7" w:rsidRDefault="00B46A54">
            <w:pPr>
              <w:pStyle w:val="TableParagraph"/>
              <w:ind w:left="228" w:right="229"/>
              <w:jc w:val="center"/>
              <w:rPr>
                <w:sz w:val="24"/>
              </w:rPr>
            </w:pPr>
            <w:r>
              <w:rPr>
                <w:sz w:val="24"/>
              </w:rPr>
              <w:t>RN.L.2</w:t>
            </w:r>
          </w:p>
        </w:tc>
        <w:tc>
          <w:tcPr>
            <w:tcW w:w="7425" w:type="dxa"/>
          </w:tcPr>
          <w:p w14:paraId="64CBA5DA" w14:textId="77777777" w:rsidR="00851BA7" w:rsidRDefault="00B46A54">
            <w:pPr>
              <w:pStyle w:val="TableParagraph"/>
              <w:spacing w:line="271" w:lineRule="auto"/>
              <w:rPr>
                <w:sz w:val="24"/>
              </w:rPr>
            </w:pPr>
            <w:commentRangeStart w:id="7"/>
            <w:r>
              <w:rPr>
                <w:sz w:val="24"/>
              </w:rPr>
              <w:t>The system should be able to distinguish between diﬀerent dialects in audio recordings.</w:t>
            </w:r>
            <w:commentRangeEnd w:id="7"/>
            <w:r w:rsidR="00AA1B87">
              <w:rPr>
                <w:rStyle w:val="CommentReference"/>
              </w:rPr>
              <w:commentReference w:id="7"/>
            </w:r>
          </w:p>
        </w:tc>
      </w:tr>
    </w:tbl>
    <w:p w14:paraId="57FEDB6B" w14:textId="77777777" w:rsidR="00851BA7" w:rsidRDefault="00851BA7">
      <w:pPr>
        <w:spacing w:line="271" w:lineRule="auto"/>
        <w:rPr>
          <w:sz w:val="24"/>
        </w:rPr>
        <w:sectPr w:rsidR="00851BA7">
          <w:pgSz w:w="12240" w:h="15840"/>
          <w:pgMar w:top="1440" w:right="320" w:bottom="920" w:left="180" w:header="0" w:footer="500" w:gutter="0"/>
          <w:cols w:space="720"/>
        </w:sectPr>
      </w:pPr>
    </w:p>
    <w:tbl>
      <w:tblPr>
        <w:tblW w:w="0" w:type="auto"/>
        <w:tblInd w:w="20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0"/>
        <w:gridCol w:w="7425"/>
      </w:tblGrid>
      <w:tr w:rsidR="00851BA7" w14:paraId="630398E4" w14:textId="77777777">
        <w:trPr>
          <w:trHeight w:val="539"/>
        </w:trPr>
        <w:tc>
          <w:tcPr>
            <w:tcW w:w="8625" w:type="dxa"/>
            <w:gridSpan w:val="2"/>
            <w:shd w:val="clear" w:color="auto" w:fill="B6B6B6"/>
          </w:tcPr>
          <w:p w14:paraId="6734789A" w14:textId="77777777" w:rsidR="00851BA7" w:rsidRDefault="00B46A54">
            <w:pPr>
              <w:pStyle w:val="TableParagraph"/>
              <w:ind w:left="2684" w:right="2686"/>
              <w:jc w:val="center"/>
              <w:rPr>
                <w:b/>
                <w:sz w:val="24"/>
              </w:rPr>
            </w:pPr>
            <w:r>
              <w:rPr>
                <w:b/>
                <w:sz w:val="24"/>
              </w:rPr>
              <w:lastRenderedPageBreak/>
              <w:t>(WN) Website Non-Functional</w:t>
            </w:r>
          </w:p>
        </w:tc>
      </w:tr>
      <w:tr w:rsidR="00851BA7" w14:paraId="7F72C43A" w14:textId="77777777">
        <w:trPr>
          <w:trHeight w:val="554"/>
        </w:trPr>
        <w:tc>
          <w:tcPr>
            <w:tcW w:w="1200" w:type="dxa"/>
          </w:tcPr>
          <w:p w14:paraId="1C0D40B7" w14:textId="77777777" w:rsidR="00851BA7" w:rsidRDefault="00B46A54">
            <w:pPr>
              <w:pStyle w:val="TableParagraph"/>
              <w:spacing w:before="116"/>
              <w:ind w:left="202"/>
              <w:rPr>
                <w:sz w:val="24"/>
              </w:rPr>
            </w:pPr>
            <w:r>
              <w:rPr>
                <w:sz w:val="24"/>
              </w:rPr>
              <w:t>WN.H.1</w:t>
            </w:r>
          </w:p>
        </w:tc>
        <w:tc>
          <w:tcPr>
            <w:tcW w:w="7425" w:type="dxa"/>
          </w:tcPr>
          <w:p w14:paraId="437876CF" w14:textId="77777777" w:rsidR="00851BA7" w:rsidRDefault="00B46A54">
            <w:pPr>
              <w:pStyle w:val="TableParagraph"/>
              <w:spacing w:before="116"/>
              <w:rPr>
                <w:sz w:val="24"/>
              </w:rPr>
            </w:pPr>
            <w:r>
              <w:rPr>
                <w:sz w:val="24"/>
              </w:rPr>
              <w:t>The system should have easy-to-use functionality for all platforms.</w:t>
            </w:r>
          </w:p>
        </w:tc>
      </w:tr>
      <w:tr w:rsidR="00851BA7" w14:paraId="7AFC9013" w14:textId="77777777">
        <w:trPr>
          <w:trHeight w:val="884"/>
        </w:trPr>
        <w:tc>
          <w:tcPr>
            <w:tcW w:w="1200" w:type="dxa"/>
          </w:tcPr>
          <w:p w14:paraId="70DEEDE3" w14:textId="77777777" w:rsidR="00851BA7" w:rsidRDefault="00B46A54">
            <w:pPr>
              <w:pStyle w:val="TableParagraph"/>
              <w:ind w:left="202"/>
              <w:rPr>
                <w:sz w:val="24"/>
              </w:rPr>
            </w:pPr>
            <w:r>
              <w:rPr>
                <w:sz w:val="24"/>
              </w:rPr>
              <w:t>WN.H.2</w:t>
            </w:r>
          </w:p>
        </w:tc>
        <w:tc>
          <w:tcPr>
            <w:tcW w:w="7425" w:type="dxa"/>
          </w:tcPr>
          <w:p w14:paraId="33591161" w14:textId="77777777" w:rsidR="00851BA7" w:rsidRDefault="00B46A54">
            <w:pPr>
              <w:pStyle w:val="TableParagraph"/>
              <w:spacing w:line="283" w:lineRule="auto"/>
              <w:rPr>
                <w:sz w:val="24"/>
              </w:rPr>
            </w:pPr>
            <w:r>
              <w:rPr>
                <w:sz w:val="24"/>
              </w:rPr>
              <w:t xml:space="preserve">The system should be as bug-free as </w:t>
            </w:r>
            <w:proofErr w:type="gramStart"/>
            <w:r>
              <w:rPr>
                <w:sz w:val="24"/>
              </w:rPr>
              <w:t>possible</w:t>
            </w:r>
            <w:proofErr w:type="gramEnd"/>
            <w:r>
              <w:rPr>
                <w:sz w:val="24"/>
              </w:rPr>
              <w:t xml:space="preserve"> so major functionalities are not adversely aﬀected.</w:t>
            </w:r>
          </w:p>
        </w:tc>
      </w:tr>
      <w:tr w:rsidR="00851BA7" w14:paraId="3E2D6BBC" w14:textId="77777777">
        <w:trPr>
          <w:trHeight w:val="884"/>
        </w:trPr>
        <w:tc>
          <w:tcPr>
            <w:tcW w:w="1200" w:type="dxa"/>
          </w:tcPr>
          <w:p w14:paraId="463020F0" w14:textId="77777777" w:rsidR="00851BA7" w:rsidRDefault="00B46A54">
            <w:pPr>
              <w:pStyle w:val="TableParagraph"/>
              <w:ind w:left="202"/>
              <w:rPr>
                <w:sz w:val="24"/>
              </w:rPr>
            </w:pPr>
            <w:r>
              <w:rPr>
                <w:sz w:val="24"/>
              </w:rPr>
              <w:t>WN.H.3</w:t>
            </w:r>
          </w:p>
        </w:tc>
        <w:tc>
          <w:tcPr>
            <w:tcW w:w="7425" w:type="dxa"/>
          </w:tcPr>
          <w:p w14:paraId="3F6C70BA" w14:textId="77777777" w:rsidR="00851BA7" w:rsidRDefault="00B46A54">
            <w:pPr>
              <w:pStyle w:val="TableParagraph"/>
              <w:spacing w:line="283" w:lineRule="auto"/>
              <w:ind w:right="121"/>
              <w:rPr>
                <w:sz w:val="24"/>
              </w:rPr>
            </w:pPr>
            <w:r>
              <w:rPr>
                <w:sz w:val="24"/>
              </w:rPr>
              <w:t>The system should be free of any data vulnerabilities that would allow user data to be exposed.</w:t>
            </w:r>
          </w:p>
        </w:tc>
      </w:tr>
      <w:tr w:rsidR="00851BA7" w14:paraId="3B3308F0" w14:textId="77777777">
        <w:trPr>
          <w:trHeight w:val="884"/>
        </w:trPr>
        <w:tc>
          <w:tcPr>
            <w:tcW w:w="1200" w:type="dxa"/>
          </w:tcPr>
          <w:p w14:paraId="6F8ACECE" w14:textId="77777777" w:rsidR="00851BA7" w:rsidRDefault="00B46A54">
            <w:pPr>
              <w:pStyle w:val="TableParagraph"/>
              <w:ind w:left="172"/>
              <w:rPr>
                <w:sz w:val="24"/>
              </w:rPr>
            </w:pPr>
            <w:r>
              <w:rPr>
                <w:sz w:val="24"/>
              </w:rPr>
              <w:t>WN.M.1</w:t>
            </w:r>
          </w:p>
        </w:tc>
        <w:tc>
          <w:tcPr>
            <w:tcW w:w="7425" w:type="dxa"/>
          </w:tcPr>
          <w:p w14:paraId="3B2CA7ED" w14:textId="77777777" w:rsidR="00851BA7" w:rsidRDefault="00B46A54">
            <w:pPr>
              <w:pStyle w:val="TableParagraph"/>
              <w:spacing w:line="283" w:lineRule="auto"/>
              <w:rPr>
                <w:sz w:val="24"/>
              </w:rPr>
            </w:pPr>
            <w:r>
              <w:rPr>
                <w:sz w:val="24"/>
              </w:rPr>
              <w:t>The system should comply with all University of</w:t>
            </w:r>
            <w:r>
              <w:rPr>
                <w:sz w:val="24"/>
              </w:rPr>
              <w:t xml:space="preserve"> Montana “Disability Services for Students” requirements and policies.</w:t>
            </w:r>
          </w:p>
        </w:tc>
      </w:tr>
      <w:tr w:rsidR="00851BA7" w14:paraId="7AF7E849" w14:textId="77777777">
        <w:trPr>
          <w:trHeight w:val="884"/>
        </w:trPr>
        <w:tc>
          <w:tcPr>
            <w:tcW w:w="1200" w:type="dxa"/>
          </w:tcPr>
          <w:p w14:paraId="2FEAB0DC" w14:textId="77777777" w:rsidR="00851BA7" w:rsidRDefault="00B46A54">
            <w:pPr>
              <w:pStyle w:val="TableParagraph"/>
              <w:ind w:left="172"/>
              <w:rPr>
                <w:sz w:val="24"/>
              </w:rPr>
            </w:pPr>
            <w:r>
              <w:rPr>
                <w:sz w:val="24"/>
              </w:rPr>
              <w:t>WN.M.2</w:t>
            </w:r>
          </w:p>
        </w:tc>
        <w:tc>
          <w:tcPr>
            <w:tcW w:w="7425" w:type="dxa"/>
          </w:tcPr>
          <w:p w14:paraId="598FC14F" w14:textId="77777777" w:rsidR="00851BA7" w:rsidRDefault="00B46A54">
            <w:pPr>
              <w:pStyle w:val="TableParagraph"/>
              <w:spacing w:line="283" w:lineRule="auto"/>
              <w:rPr>
                <w:sz w:val="24"/>
              </w:rPr>
            </w:pPr>
            <w:r>
              <w:rPr>
                <w:sz w:val="24"/>
              </w:rPr>
              <w:t>The system should prepare audio ﬁles for raters within 1 second of requesting the data.</w:t>
            </w:r>
          </w:p>
        </w:tc>
      </w:tr>
      <w:tr w:rsidR="00851BA7" w14:paraId="4FC4C78E" w14:textId="77777777">
        <w:trPr>
          <w:trHeight w:val="794"/>
        </w:trPr>
        <w:tc>
          <w:tcPr>
            <w:tcW w:w="1200" w:type="dxa"/>
          </w:tcPr>
          <w:p w14:paraId="13972AA3" w14:textId="77777777" w:rsidR="00851BA7" w:rsidRDefault="00B46A54">
            <w:pPr>
              <w:pStyle w:val="TableParagraph"/>
              <w:ind w:left="172"/>
              <w:rPr>
                <w:sz w:val="24"/>
              </w:rPr>
            </w:pPr>
            <w:r>
              <w:rPr>
                <w:sz w:val="24"/>
              </w:rPr>
              <w:t>WN.M.3</w:t>
            </w:r>
          </w:p>
        </w:tc>
        <w:tc>
          <w:tcPr>
            <w:tcW w:w="7425" w:type="dxa"/>
          </w:tcPr>
          <w:p w14:paraId="294B7B45" w14:textId="77777777" w:rsidR="00851BA7" w:rsidRDefault="00B46A54">
            <w:pPr>
              <w:pStyle w:val="TableParagraph"/>
              <w:spacing w:line="244" w:lineRule="auto"/>
              <w:rPr>
                <w:sz w:val="24"/>
              </w:rPr>
            </w:pPr>
            <w:r>
              <w:rPr>
                <w:sz w:val="24"/>
              </w:rPr>
              <w:t>The system should be able to send a download of ratings in less than 2 minutes on a web connection of 1 Mb/s or higher.</w:t>
            </w:r>
          </w:p>
        </w:tc>
      </w:tr>
      <w:tr w:rsidR="00851BA7" w14:paraId="7049093B" w14:textId="77777777">
        <w:trPr>
          <w:trHeight w:val="884"/>
        </w:trPr>
        <w:tc>
          <w:tcPr>
            <w:tcW w:w="1200" w:type="dxa"/>
          </w:tcPr>
          <w:p w14:paraId="4B2862FC" w14:textId="77777777" w:rsidR="00851BA7" w:rsidRDefault="00B46A54">
            <w:pPr>
              <w:pStyle w:val="TableParagraph"/>
              <w:ind w:left="172"/>
              <w:rPr>
                <w:sz w:val="24"/>
              </w:rPr>
            </w:pPr>
            <w:r>
              <w:rPr>
                <w:sz w:val="24"/>
              </w:rPr>
              <w:t>WN.M.4</w:t>
            </w:r>
          </w:p>
        </w:tc>
        <w:tc>
          <w:tcPr>
            <w:tcW w:w="7425" w:type="dxa"/>
          </w:tcPr>
          <w:p w14:paraId="676A3390" w14:textId="77777777" w:rsidR="00851BA7" w:rsidRDefault="00B46A54">
            <w:pPr>
              <w:pStyle w:val="TableParagraph"/>
              <w:spacing w:line="283" w:lineRule="auto"/>
              <w:ind w:right="121"/>
              <w:rPr>
                <w:sz w:val="24"/>
              </w:rPr>
            </w:pPr>
            <w:r>
              <w:rPr>
                <w:sz w:val="24"/>
              </w:rPr>
              <w:t xml:space="preserve">The system should be easy to </w:t>
            </w:r>
            <w:proofErr w:type="gramStart"/>
            <w:r>
              <w:rPr>
                <w:sz w:val="24"/>
              </w:rPr>
              <w:t>maintain</w:t>
            </w:r>
            <w:proofErr w:type="gramEnd"/>
            <w:r>
              <w:rPr>
                <w:sz w:val="24"/>
              </w:rPr>
              <w:t xml:space="preserve"> and code should be easy to read so future developers can easily pick up the project.</w:t>
            </w:r>
          </w:p>
        </w:tc>
      </w:tr>
    </w:tbl>
    <w:p w14:paraId="3CF4082E" w14:textId="77777777" w:rsidR="00851BA7" w:rsidRDefault="00851BA7">
      <w:pPr>
        <w:pStyle w:val="BodyText"/>
        <w:rPr>
          <w:sz w:val="20"/>
        </w:rPr>
      </w:pPr>
    </w:p>
    <w:p w14:paraId="78EAAE57" w14:textId="77777777" w:rsidR="00851BA7" w:rsidRDefault="00851BA7">
      <w:pPr>
        <w:pStyle w:val="BodyText"/>
        <w:rPr>
          <w:sz w:val="20"/>
        </w:rPr>
      </w:pPr>
    </w:p>
    <w:p w14:paraId="5E2F3371" w14:textId="77777777" w:rsidR="00851BA7" w:rsidRDefault="00851BA7">
      <w:pPr>
        <w:pStyle w:val="BodyText"/>
        <w:spacing w:before="6"/>
        <w:rPr>
          <w:sz w:val="25"/>
        </w:rPr>
      </w:pPr>
    </w:p>
    <w:p w14:paraId="53D56F5C" w14:textId="77777777" w:rsidR="00851BA7" w:rsidRDefault="00B46A54">
      <w:pPr>
        <w:pStyle w:val="Heading1"/>
        <w:numPr>
          <w:ilvl w:val="0"/>
          <w:numId w:val="1"/>
        </w:numPr>
        <w:tabs>
          <w:tab w:val="left" w:pos="1743"/>
        </w:tabs>
        <w:spacing w:before="7"/>
        <w:ind w:hanging="484"/>
      </w:pPr>
      <w:r>
        <w:rPr>
          <w:spacing w:val="-3"/>
        </w:rPr>
        <w:t>Hardware</w:t>
      </w:r>
      <w:r>
        <w:rPr>
          <w:spacing w:val="-2"/>
        </w:rPr>
        <w:t xml:space="preserve"> </w:t>
      </w:r>
      <w:r>
        <w:t>Requirements</w:t>
      </w:r>
    </w:p>
    <w:p w14:paraId="3E1DF92F" w14:textId="77777777" w:rsidR="00851BA7" w:rsidRDefault="00B46A54">
      <w:pPr>
        <w:pStyle w:val="BodyText"/>
        <w:spacing w:before="338" w:line="271" w:lineRule="auto"/>
        <w:ind w:left="1259" w:right="1325"/>
        <w:jc w:val="both"/>
      </w:pPr>
      <w:r>
        <w:t>Hardware</w:t>
      </w:r>
      <w:r>
        <w:rPr>
          <w:spacing w:val="-4"/>
        </w:rPr>
        <w:t xml:space="preserve"> </w:t>
      </w:r>
      <w:r>
        <w:t>requirements</w:t>
      </w:r>
      <w:r>
        <w:rPr>
          <w:spacing w:val="-4"/>
        </w:rPr>
        <w:t xml:space="preserve"> </w:t>
      </w:r>
      <w:r>
        <w:t>for</w:t>
      </w:r>
      <w:r>
        <w:rPr>
          <w:spacing w:val="-3"/>
        </w:rPr>
        <w:t xml:space="preserve"> </w:t>
      </w:r>
      <w:r>
        <w:t>the</w:t>
      </w:r>
      <w:r>
        <w:rPr>
          <w:spacing w:val="-4"/>
        </w:rPr>
        <w:t xml:space="preserve"> </w:t>
      </w:r>
      <w:r>
        <w:t>project</w:t>
      </w:r>
      <w:r>
        <w:rPr>
          <w:spacing w:val="-3"/>
        </w:rPr>
        <w:t xml:space="preserve"> </w:t>
      </w:r>
      <w:r>
        <w:t>are</w:t>
      </w:r>
      <w:r>
        <w:rPr>
          <w:spacing w:val="-4"/>
        </w:rPr>
        <w:t xml:space="preserve"> </w:t>
      </w:r>
      <w:r>
        <w:t>outlined</w:t>
      </w:r>
      <w:r>
        <w:rPr>
          <w:spacing w:val="-3"/>
        </w:rPr>
        <w:t xml:space="preserve"> </w:t>
      </w:r>
      <w:r>
        <w:t>in</w:t>
      </w:r>
      <w:r>
        <w:rPr>
          <w:spacing w:val="-4"/>
        </w:rPr>
        <w:t xml:space="preserve"> </w:t>
      </w:r>
      <w:r>
        <w:t>the</w:t>
      </w:r>
      <w:r>
        <w:rPr>
          <w:spacing w:val="-3"/>
        </w:rPr>
        <w:t xml:space="preserve"> </w:t>
      </w:r>
      <w:r>
        <w:t>table</w:t>
      </w:r>
      <w:r>
        <w:rPr>
          <w:spacing w:val="-4"/>
        </w:rPr>
        <w:t xml:space="preserve"> </w:t>
      </w:r>
      <w:r>
        <w:t>below</w:t>
      </w:r>
      <w:r>
        <w:rPr>
          <w:spacing w:val="-3"/>
        </w:rPr>
        <w:t xml:space="preserve"> </w:t>
      </w:r>
      <w:r>
        <w:t>and</w:t>
      </w:r>
      <w:r>
        <w:rPr>
          <w:spacing w:val="-4"/>
        </w:rPr>
        <w:t xml:space="preserve"> </w:t>
      </w:r>
      <w:r>
        <w:t>ordered</w:t>
      </w:r>
      <w:r>
        <w:rPr>
          <w:spacing w:val="-3"/>
        </w:rPr>
        <w:t xml:space="preserve"> </w:t>
      </w:r>
      <w:r>
        <w:t>by</w:t>
      </w:r>
      <w:r>
        <w:rPr>
          <w:spacing w:val="-4"/>
        </w:rPr>
        <w:t xml:space="preserve"> </w:t>
      </w:r>
      <w:r>
        <w:t xml:space="preserve">priority level. For an explanation of the letters and numbers in the left-most column, see Appendix D - </w:t>
      </w:r>
      <w:r>
        <w:rPr>
          <w:spacing w:val="-3"/>
        </w:rPr>
        <w:t xml:space="preserve">Key </w:t>
      </w:r>
      <w:r>
        <w:t>to Requirements</w:t>
      </w:r>
      <w:r>
        <w:rPr>
          <w:spacing w:val="2"/>
        </w:rPr>
        <w:t xml:space="preserve"> </w:t>
      </w:r>
      <w:r>
        <w:t>Labeling.</w:t>
      </w:r>
    </w:p>
    <w:p w14:paraId="1EED54F8" w14:textId="77777777" w:rsidR="00851BA7" w:rsidRDefault="00851BA7">
      <w:pPr>
        <w:pStyle w:val="BodyText"/>
        <w:spacing w:before="4"/>
        <w:rPr>
          <w:sz w:val="28"/>
        </w:rPr>
      </w:pPr>
    </w:p>
    <w:tbl>
      <w:tblPr>
        <w:tblW w:w="0" w:type="auto"/>
        <w:tblInd w:w="20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0"/>
        <w:gridCol w:w="7425"/>
      </w:tblGrid>
      <w:tr w:rsidR="00851BA7" w14:paraId="13009AD2" w14:textId="77777777">
        <w:trPr>
          <w:trHeight w:val="494"/>
        </w:trPr>
        <w:tc>
          <w:tcPr>
            <w:tcW w:w="8625" w:type="dxa"/>
            <w:gridSpan w:val="2"/>
            <w:shd w:val="clear" w:color="auto" w:fill="B6B6B6"/>
          </w:tcPr>
          <w:p w14:paraId="11E18038" w14:textId="77777777" w:rsidR="00851BA7" w:rsidRDefault="00B46A54">
            <w:pPr>
              <w:pStyle w:val="TableParagraph"/>
              <w:ind w:left="2661" w:right="2687"/>
              <w:jc w:val="center"/>
              <w:rPr>
                <w:b/>
                <w:sz w:val="24"/>
              </w:rPr>
            </w:pPr>
            <w:r>
              <w:rPr>
                <w:b/>
                <w:sz w:val="24"/>
              </w:rPr>
              <w:t>(HW)</w:t>
            </w:r>
            <w:r>
              <w:rPr>
                <w:b/>
                <w:spacing w:val="53"/>
                <w:sz w:val="24"/>
              </w:rPr>
              <w:t xml:space="preserve"> </w:t>
            </w:r>
            <w:r>
              <w:rPr>
                <w:b/>
                <w:sz w:val="24"/>
              </w:rPr>
              <w:t>Hardware</w:t>
            </w:r>
          </w:p>
        </w:tc>
      </w:tr>
      <w:tr w:rsidR="00851BA7" w14:paraId="29CECAD0" w14:textId="77777777">
        <w:trPr>
          <w:trHeight w:val="509"/>
        </w:trPr>
        <w:tc>
          <w:tcPr>
            <w:tcW w:w="1200" w:type="dxa"/>
          </w:tcPr>
          <w:p w14:paraId="19401FCA" w14:textId="77777777" w:rsidR="00851BA7" w:rsidRDefault="00B46A54">
            <w:pPr>
              <w:pStyle w:val="TableParagraph"/>
              <w:spacing w:before="116"/>
              <w:rPr>
                <w:sz w:val="24"/>
              </w:rPr>
            </w:pPr>
            <w:r>
              <w:rPr>
                <w:sz w:val="24"/>
              </w:rPr>
              <w:t>HW.H.1</w:t>
            </w:r>
          </w:p>
        </w:tc>
        <w:tc>
          <w:tcPr>
            <w:tcW w:w="7425" w:type="dxa"/>
          </w:tcPr>
          <w:p w14:paraId="4C105662" w14:textId="77777777" w:rsidR="00851BA7" w:rsidRDefault="00B46A54">
            <w:pPr>
              <w:pStyle w:val="TableParagraph"/>
              <w:spacing w:before="116"/>
              <w:rPr>
                <w:sz w:val="24"/>
              </w:rPr>
            </w:pPr>
            <w:commentRangeStart w:id="8"/>
            <w:r>
              <w:rPr>
                <w:sz w:val="24"/>
              </w:rPr>
              <w:t>The web server</w:t>
            </w:r>
            <w:commentRangeEnd w:id="8"/>
            <w:r w:rsidR="00AA1B87">
              <w:rPr>
                <w:rStyle w:val="CommentReference"/>
              </w:rPr>
              <w:commentReference w:id="8"/>
            </w:r>
            <w:r>
              <w:rPr>
                <w:sz w:val="24"/>
              </w:rPr>
              <w:t xml:space="preserve"> should be able to support up to 5 gigabytes of audio ﬁles.</w:t>
            </w:r>
          </w:p>
        </w:tc>
      </w:tr>
      <w:tr w:rsidR="00851BA7" w14:paraId="75948214" w14:textId="77777777">
        <w:trPr>
          <w:trHeight w:val="509"/>
        </w:trPr>
        <w:tc>
          <w:tcPr>
            <w:tcW w:w="1200" w:type="dxa"/>
          </w:tcPr>
          <w:p w14:paraId="7D4765E6" w14:textId="77777777" w:rsidR="00851BA7" w:rsidRDefault="00B46A54">
            <w:pPr>
              <w:pStyle w:val="TableParagraph"/>
              <w:spacing w:before="116"/>
              <w:rPr>
                <w:sz w:val="24"/>
              </w:rPr>
            </w:pPr>
            <w:r>
              <w:rPr>
                <w:sz w:val="24"/>
              </w:rPr>
              <w:t>HW.H.2</w:t>
            </w:r>
          </w:p>
        </w:tc>
        <w:tc>
          <w:tcPr>
            <w:tcW w:w="7425" w:type="dxa"/>
          </w:tcPr>
          <w:p w14:paraId="371D2EAD" w14:textId="77777777" w:rsidR="00851BA7" w:rsidRDefault="00B46A54">
            <w:pPr>
              <w:pStyle w:val="TableParagraph"/>
              <w:spacing w:before="116"/>
              <w:rPr>
                <w:sz w:val="24"/>
              </w:rPr>
            </w:pPr>
            <w:r>
              <w:rPr>
                <w:sz w:val="24"/>
              </w:rPr>
              <w:t>The web server should be able to support 40 simultaneous users.</w:t>
            </w:r>
          </w:p>
        </w:tc>
      </w:tr>
      <w:tr w:rsidR="00851BA7" w14:paraId="16097962" w14:textId="77777777">
        <w:trPr>
          <w:trHeight w:val="794"/>
        </w:trPr>
        <w:tc>
          <w:tcPr>
            <w:tcW w:w="1200" w:type="dxa"/>
          </w:tcPr>
          <w:p w14:paraId="5D4F344C" w14:textId="77777777" w:rsidR="00851BA7" w:rsidRDefault="00B46A54">
            <w:pPr>
              <w:pStyle w:val="TableParagraph"/>
              <w:rPr>
                <w:sz w:val="24"/>
              </w:rPr>
            </w:pPr>
            <w:r>
              <w:rPr>
                <w:sz w:val="24"/>
              </w:rPr>
              <w:t>HW.H.3</w:t>
            </w:r>
          </w:p>
        </w:tc>
        <w:tc>
          <w:tcPr>
            <w:tcW w:w="7425" w:type="dxa"/>
          </w:tcPr>
          <w:p w14:paraId="42962B57" w14:textId="77777777" w:rsidR="00851BA7" w:rsidRDefault="00B46A54">
            <w:pPr>
              <w:pStyle w:val="TableParagraph"/>
              <w:spacing w:line="244" w:lineRule="auto"/>
              <w:rPr>
                <w:sz w:val="24"/>
              </w:rPr>
            </w:pPr>
            <w:r>
              <w:rPr>
                <w:sz w:val="24"/>
              </w:rPr>
              <w:t>The web server should backup the server data in an automatic weekly process.</w:t>
            </w:r>
          </w:p>
        </w:tc>
      </w:tr>
      <w:tr w:rsidR="00851BA7" w14:paraId="7F29EF4A" w14:textId="77777777">
        <w:trPr>
          <w:trHeight w:val="794"/>
        </w:trPr>
        <w:tc>
          <w:tcPr>
            <w:tcW w:w="1200" w:type="dxa"/>
          </w:tcPr>
          <w:p w14:paraId="048250BD" w14:textId="77777777" w:rsidR="00851BA7" w:rsidRDefault="00B46A54">
            <w:pPr>
              <w:pStyle w:val="TableParagraph"/>
              <w:rPr>
                <w:sz w:val="24"/>
              </w:rPr>
            </w:pPr>
            <w:r>
              <w:rPr>
                <w:sz w:val="24"/>
              </w:rPr>
              <w:t>HW.M.1</w:t>
            </w:r>
          </w:p>
        </w:tc>
        <w:tc>
          <w:tcPr>
            <w:tcW w:w="7425" w:type="dxa"/>
          </w:tcPr>
          <w:p w14:paraId="1660159D" w14:textId="77777777" w:rsidR="00851BA7" w:rsidRDefault="00B46A54">
            <w:pPr>
              <w:pStyle w:val="TableParagraph"/>
              <w:spacing w:line="244" w:lineRule="auto"/>
              <w:rPr>
                <w:sz w:val="24"/>
              </w:rPr>
            </w:pPr>
            <w:r>
              <w:rPr>
                <w:sz w:val="24"/>
              </w:rPr>
              <w:t>The web server should have a 99.9% server up-time, with the remaining 0.1% being for reboots and up</w:t>
            </w:r>
            <w:r>
              <w:rPr>
                <w:sz w:val="24"/>
              </w:rPr>
              <w:t>dates.</w:t>
            </w:r>
          </w:p>
        </w:tc>
      </w:tr>
    </w:tbl>
    <w:p w14:paraId="06CDE020" w14:textId="77777777" w:rsidR="00851BA7" w:rsidRDefault="00851BA7">
      <w:pPr>
        <w:spacing w:line="244" w:lineRule="auto"/>
        <w:rPr>
          <w:sz w:val="24"/>
        </w:rPr>
        <w:sectPr w:rsidR="00851BA7">
          <w:pgSz w:w="12240" w:h="15840"/>
          <w:pgMar w:top="1440" w:right="320" w:bottom="1000" w:left="180" w:header="0" w:footer="500" w:gutter="0"/>
          <w:cols w:space="720"/>
        </w:sectPr>
      </w:pPr>
    </w:p>
    <w:p w14:paraId="231BD104" w14:textId="77777777" w:rsidR="00851BA7" w:rsidRDefault="00851BA7">
      <w:pPr>
        <w:pStyle w:val="BodyText"/>
        <w:rPr>
          <w:sz w:val="20"/>
        </w:rPr>
      </w:pPr>
    </w:p>
    <w:p w14:paraId="7D2E526D" w14:textId="77777777" w:rsidR="00851BA7" w:rsidRDefault="00851BA7">
      <w:pPr>
        <w:pStyle w:val="BodyText"/>
        <w:rPr>
          <w:sz w:val="20"/>
        </w:rPr>
      </w:pPr>
    </w:p>
    <w:p w14:paraId="751D26D7" w14:textId="77777777" w:rsidR="00851BA7" w:rsidRDefault="00851BA7">
      <w:pPr>
        <w:pStyle w:val="BodyText"/>
        <w:spacing w:before="9"/>
        <w:rPr>
          <w:sz w:val="26"/>
        </w:rPr>
      </w:pPr>
    </w:p>
    <w:p w14:paraId="7A68010F" w14:textId="77777777" w:rsidR="00851BA7" w:rsidRDefault="00B46A54">
      <w:pPr>
        <w:pStyle w:val="Heading1"/>
        <w:numPr>
          <w:ilvl w:val="0"/>
          <w:numId w:val="1"/>
        </w:numPr>
        <w:tabs>
          <w:tab w:val="left" w:pos="1743"/>
        </w:tabs>
        <w:spacing w:before="7"/>
        <w:ind w:hanging="484"/>
      </w:pPr>
      <w:commentRangeStart w:id="9"/>
      <w:r>
        <w:t>Software</w:t>
      </w:r>
      <w:commentRangeEnd w:id="9"/>
      <w:r w:rsidR="00AA1B87">
        <w:rPr>
          <w:rStyle w:val="CommentReference"/>
          <w:b w:val="0"/>
          <w:bCs w:val="0"/>
        </w:rPr>
        <w:commentReference w:id="9"/>
      </w:r>
      <w:r>
        <w:rPr>
          <w:spacing w:val="-2"/>
        </w:rPr>
        <w:t xml:space="preserve"> </w:t>
      </w:r>
      <w:r>
        <w:t>Requirements</w:t>
      </w:r>
    </w:p>
    <w:p w14:paraId="02FD9F81" w14:textId="77777777" w:rsidR="00851BA7" w:rsidRDefault="00B46A54">
      <w:pPr>
        <w:pStyle w:val="BodyText"/>
        <w:spacing w:before="338" w:line="271" w:lineRule="auto"/>
        <w:ind w:left="1259" w:right="1369"/>
      </w:pPr>
      <w:r>
        <w:t>Software requirements for the project are outlined in the table below and are ordered by priority. Note: this section only contains high priority requirements. For an explanation of the letters and numbers in the left-most column, see Appendix D - Key to R</w:t>
      </w:r>
      <w:r>
        <w:t>equirements Labeling.</w:t>
      </w:r>
    </w:p>
    <w:p w14:paraId="56DCBF80" w14:textId="77777777" w:rsidR="00851BA7" w:rsidRDefault="00851BA7">
      <w:pPr>
        <w:pStyle w:val="BodyText"/>
        <w:spacing w:before="3" w:after="1"/>
        <w:rPr>
          <w:sz w:val="28"/>
        </w:rPr>
      </w:pPr>
    </w:p>
    <w:tbl>
      <w:tblPr>
        <w:tblW w:w="0" w:type="auto"/>
        <w:tblInd w:w="20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0"/>
        <w:gridCol w:w="7425"/>
      </w:tblGrid>
      <w:tr w:rsidR="00851BA7" w14:paraId="64C32B75" w14:textId="77777777">
        <w:trPr>
          <w:trHeight w:val="494"/>
        </w:trPr>
        <w:tc>
          <w:tcPr>
            <w:tcW w:w="8625" w:type="dxa"/>
            <w:gridSpan w:val="2"/>
            <w:shd w:val="clear" w:color="auto" w:fill="B6B6B6"/>
          </w:tcPr>
          <w:p w14:paraId="6DAB6EB6" w14:textId="77777777" w:rsidR="00851BA7" w:rsidRDefault="00B46A54">
            <w:pPr>
              <w:pStyle w:val="TableParagraph"/>
              <w:ind w:left="2684" w:right="2686"/>
              <w:jc w:val="center"/>
              <w:rPr>
                <w:b/>
                <w:sz w:val="24"/>
              </w:rPr>
            </w:pPr>
            <w:r>
              <w:rPr>
                <w:b/>
                <w:sz w:val="24"/>
              </w:rPr>
              <w:t>(SW)</w:t>
            </w:r>
            <w:r>
              <w:rPr>
                <w:b/>
                <w:spacing w:val="53"/>
                <w:sz w:val="24"/>
              </w:rPr>
              <w:t xml:space="preserve"> </w:t>
            </w:r>
            <w:r>
              <w:rPr>
                <w:b/>
                <w:sz w:val="24"/>
              </w:rPr>
              <w:t>Software</w:t>
            </w:r>
          </w:p>
        </w:tc>
      </w:tr>
      <w:tr w:rsidR="00851BA7" w14:paraId="5B2DCF5C" w14:textId="77777777">
        <w:trPr>
          <w:trHeight w:val="809"/>
        </w:trPr>
        <w:tc>
          <w:tcPr>
            <w:tcW w:w="1200" w:type="dxa"/>
          </w:tcPr>
          <w:p w14:paraId="2E6724B6" w14:textId="77777777" w:rsidR="00851BA7" w:rsidRDefault="00B46A54">
            <w:pPr>
              <w:pStyle w:val="TableParagraph"/>
              <w:spacing w:before="116"/>
              <w:rPr>
                <w:sz w:val="24"/>
              </w:rPr>
            </w:pPr>
            <w:r>
              <w:rPr>
                <w:sz w:val="24"/>
              </w:rPr>
              <w:t>SW.H.1</w:t>
            </w:r>
          </w:p>
        </w:tc>
        <w:tc>
          <w:tcPr>
            <w:tcW w:w="7425" w:type="dxa"/>
          </w:tcPr>
          <w:p w14:paraId="45F82199" w14:textId="77777777" w:rsidR="00851BA7" w:rsidRDefault="00B46A54">
            <w:pPr>
              <w:pStyle w:val="TableParagraph"/>
              <w:spacing w:before="116" w:line="244" w:lineRule="auto"/>
              <w:rPr>
                <w:sz w:val="24"/>
              </w:rPr>
            </w:pPr>
            <w:r>
              <w:rPr>
                <w:sz w:val="24"/>
              </w:rPr>
              <w:t>The website should be accessible from Microsoft Windows (XP and later) and macOS (X and later) operating systems.</w:t>
            </w:r>
          </w:p>
        </w:tc>
      </w:tr>
      <w:tr w:rsidR="00851BA7" w14:paraId="36102F50" w14:textId="77777777">
        <w:trPr>
          <w:trHeight w:val="1079"/>
        </w:trPr>
        <w:tc>
          <w:tcPr>
            <w:tcW w:w="1200" w:type="dxa"/>
          </w:tcPr>
          <w:p w14:paraId="0778E207" w14:textId="77777777" w:rsidR="00851BA7" w:rsidRDefault="00B46A54">
            <w:pPr>
              <w:pStyle w:val="TableParagraph"/>
              <w:rPr>
                <w:sz w:val="24"/>
              </w:rPr>
            </w:pPr>
            <w:r>
              <w:rPr>
                <w:sz w:val="24"/>
              </w:rPr>
              <w:t>SW.H.2</w:t>
            </w:r>
          </w:p>
        </w:tc>
        <w:tc>
          <w:tcPr>
            <w:tcW w:w="7425" w:type="dxa"/>
          </w:tcPr>
          <w:p w14:paraId="4383E5B5" w14:textId="77777777" w:rsidR="00851BA7" w:rsidRDefault="00B46A54">
            <w:pPr>
              <w:pStyle w:val="TableParagraph"/>
              <w:rPr>
                <w:sz w:val="24"/>
              </w:rPr>
            </w:pPr>
            <w:r>
              <w:rPr>
                <w:sz w:val="24"/>
              </w:rPr>
              <w:t>The website should be accessible on Google Chrome, Microsoft Edge, Microsoft Internet Explorer, Mozilla Firefox, Safari, and Opera web</w:t>
            </w:r>
            <w:r>
              <w:rPr>
                <w:sz w:val="24"/>
              </w:rPr>
              <w:t xml:space="preserve"> browsers.</w:t>
            </w:r>
          </w:p>
        </w:tc>
      </w:tr>
    </w:tbl>
    <w:p w14:paraId="25F3F2BF" w14:textId="77777777" w:rsidR="00851BA7" w:rsidRDefault="00851BA7">
      <w:pPr>
        <w:rPr>
          <w:sz w:val="24"/>
        </w:rPr>
        <w:sectPr w:rsidR="00851BA7">
          <w:pgSz w:w="12240" w:h="15840"/>
          <w:pgMar w:top="1500" w:right="320" w:bottom="1000" w:left="180" w:header="0" w:footer="500" w:gutter="0"/>
          <w:cols w:space="720"/>
        </w:sectPr>
      </w:pPr>
    </w:p>
    <w:p w14:paraId="1AB44555" w14:textId="77777777" w:rsidR="00851BA7" w:rsidRDefault="00B46A54">
      <w:pPr>
        <w:pStyle w:val="Heading1"/>
        <w:numPr>
          <w:ilvl w:val="0"/>
          <w:numId w:val="1"/>
        </w:numPr>
        <w:tabs>
          <w:tab w:val="left" w:pos="1953"/>
        </w:tabs>
        <w:spacing w:line="539" w:lineRule="exact"/>
        <w:ind w:left="1953" w:hanging="694"/>
      </w:pPr>
      <w:r>
        <w:lastRenderedPageBreak/>
        <w:t>Execution and</w:t>
      </w:r>
      <w:r>
        <w:rPr>
          <w:spacing w:val="-4"/>
        </w:rPr>
        <w:t xml:space="preserve"> </w:t>
      </w:r>
      <w:r>
        <w:t>Acknowledgement</w:t>
      </w:r>
    </w:p>
    <w:p w14:paraId="10D48D59" w14:textId="77777777" w:rsidR="00851BA7" w:rsidRDefault="00B46A54">
      <w:pPr>
        <w:pStyle w:val="BodyText"/>
        <w:spacing w:before="338" w:line="271" w:lineRule="auto"/>
        <w:ind w:left="1259" w:right="1142"/>
      </w:pPr>
      <w:r>
        <w:t>The team members hereby indicate by their signatures below that they have read and agree with the speciﬁcations of this document.</w:t>
      </w:r>
    </w:p>
    <w:p w14:paraId="453F3D0A" w14:textId="77777777" w:rsidR="00851BA7" w:rsidRDefault="00851BA7">
      <w:pPr>
        <w:pStyle w:val="BodyText"/>
        <w:rPr>
          <w:sz w:val="20"/>
        </w:rPr>
      </w:pPr>
    </w:p>
    <w:p w14:paraId="26157AD5" w14:textId="77777777" w:rsidR="00851BA7" w:rsidRDefault="00851BA7">
      <w:pPr>
        <w:pStyle w:val="BodyText"/>
        <w:rPr>
          <w:sz w:val="20"/>
        </w:rPr>
      </w:pPr>
    </w:p>
    <w:p w14:paraId="2115FAD3" w14:textId="77777777" w:rsidR="00851BA7" w:rsidRDefault="00851BA7">
      <w:pPr>
        <w:pStyle w:val="BodyText"/>
        <w:rPr>
          <w:sz w:val="20"/>
        </w:rPr>
      </w:pPr>
    </w:p>
    <w:p w14:paraId="63442207" w14:textId="77777777" w:rsidR="00851BA7" w:rsidRDefault="00851BA7">
      <w:pPr>
        <w:pStyle w:val="BodyText"/>
        <w:rPr>
          <w:sz w:val="20"/>
        </w:rPr>
      </w:pPr>
    </w:p>
    <w:p w14:paraId="47DA5B48" w14:textId="77777777" w:rsidR="00851BA7" w:rsidRDefault="00851BA7">
      <w:pPr>
        <w:pStyle w:val="BodyText"/>
        <w:rPr>
          <w:sz w:val="20"/>
        </w:rPr>
      </w:pPr>
    </w:p>
    <w:p w14:paraId="1EECB2D9" w14:textId="77777777" w:rsidR="00851BA7" w:rsidRDefault="00B46A54">
      <w:pPr>
        <w:pStyle w:val="BodyText"/>
        <w:rPr>
          <w:sz w:val="21"/>
        </w:rPr>
      </w:pPr>
      <w:r>
        <w:rPr>
          <w:noProof/>
        </w:rPr>
        <w:drawing>
          <wp:anchor distT="0" distB="0" distL="0" distR="0" simplePos="0" relativeHeight="251645440" behindDoc="0" locked="0" layoutInCell="1" allowOverlap="1" wp14:anchorId="3D0C4B62" wp14:editId="1BB4CB11">
            <wp:simplePos x="0" y="0"/>
            <wp:positionH relativeFrom="page">
              <wp:posOffset>1541106</wp:posOffset>
            </wp:positionH>
            <wp:positionV relativeFrom="paragraph">
              <wp:posOffset>187739</wp:posOffset>
            </wp:positionV>
            <wp:extent cx="1697620" cy="4192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1697620" cy="419290"/>
                    </a:xfrm>
                    <a:prstGeom prst="rect">
                      <a:avLst/>
                    </a:prstGeom>
                  </pic:spPr>
                </pic:pic>
              </a:graphicData>
            </a:graphic>
          </wp:anchor>
        </w:drawing>
      </w:r>
      <w:r>
        <w:rPr>
          <w:noProof/>
        </w:rPr>
        <w:drawing>
          <wp:anchor distT="0" distB="0" distL="0" distR="0" simplePos="0" relativeHeight="251646464" behindDoc="0" locked="0" layoutInCell="1" allowOverlap="1" wp14:anchorId="01DF0433" wp14:editId="63B0D4C5">
            <wp:simplePos x="0" y="0"/>
            <wp:positionH relativeFrom="page">
              <wp:posOffset>4164934</wp:posOffset>
            </wp:positionH>
            <wp:positionV relativeFrom="paragraph">
              <wp:posOffset>211887</wp:posOffset>
            </wp:positionV>
            <wp:extent cx="1961829" cy="4020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1961829" cy="402050"/>
                    </a:xfrm>
                    <a:prstGeom prst="rect">
                      <a:avLst/>
                    </a:prstGeom>
                  </pic:spPr>
                </pic:pic>
              </a:graphicData>
            </a:graphic>
          </wp:anchor>
        </w:drawing>
      </w:r>
    </w:p>
    <w:p w14:paraId="7995F290" w14:textId="77777777" w:rsidR="00851BA7" w:rsidRDefault="00B46A54">
      <w:pPr>
        <w:tabs>
          <w:tab w:val="left" w:pos="2227"/>
          <w:tab w:val="left" w:pos="4249"/>
          <w:tab w:val="left" w:pos="6337"/>
        </w:tabs>
        <w:ind w:left="139"/>
        <w:jc w:val="center"/>
      </w:pPr>
      <w:r>
        <w:rPr>
          <w:rFonts w:ascii="Times New Roman"/>
          <w:u w:val="single"/>
        </w:rPr>
        <w:t xml:space="preserve"> </w:t>
      </w:r>
      <w:r>
        <w:rPr>
          <w:rFonts w:ascii="Times New Roman"/>
          <w:u w:val="single"/>
        </w:rPr>
        <w:tab/>
      </w:r>
      <w:r>
        <w:rPr>
          <w:u w:val="single"/>
        </w:rPr>
        <w:t>4</w:t>
      </w:r>
      <w:r>
        <w:rPr>
          <w:spacing w:val="-1"/>
          <w:u w:val="single"/>
        </w:rPr>
        <w:t xml:space="preserve"> </w:t>
      </w:r>
      <w:r>
        <w:rPr>
          <w:u w:val="single"/>
        </w:rPr>
        <w:t>OCT</w:t>
      </w:r>
      <w:r>
        <w:rPr>
          <w:spacing w:val="-1"/>
          <w:u w:val="single"/>
        </w:rPr>
        <w:t xml:space="preserve"> </w:t>
      </w:r>
      <w:r>
        <w:rPr>
          <w:u w:val="single"/>
        </w:rPr>
        <w:t>2020</w:t>
      </w:r>
      <w:r>
        <w:tab/>
      </w:r>
      <w:r>
        <w:rPr>
          <w:u w:val="single"/>
        </w:rPr>
        <w:t xml:space="preserve"> </w:t>
      </w:r>
      <w:r>
        <w:rPr>
          <w:u w:val="single"/>
        </w:rPr>
        <w:tab/>
        <w:t>4 OCT</w:t>
      </w:r>
      <w:r>
        <w:rPr>
          <w:spacing w:val="-2"/>
          <w:u w:val="single"/>
        </w:rPr>
        <w:t xml:space="preserve"> </w:t>
      </w:r>
      <w:r>
        <w:rPr>
          <w:u w:val="single"/>
        </w:rPr>
        <w:t>2020</w:t>
      </w:r>
    </w:p>
    <w:p w14:paraId="08878650" w14:textId="77777777" w:rsidR="00851BA7" w:rsidRDefault="00B46A54">
      <w:pPr>
        <w:tabs>
          <w:tab w:val="left" w:pos="4163"/>
        </w:tabs>
        <w:spacing w:before="31"/>
        <w:ind w:left="268"/>
        <w:jc w:val="center"/>
      </w:pPr>
      <w:r>
        <w:rPr>
          <w:spacing w:val="-5"/>
        </w:rPr>
        <w:t xml:space="preserve">Team </w:t>
      </w:r>
      <w:r>
        <w:t>Member /</w:t>
      </w:r>
      <w:r>
        <w:rPr>
          <w:spacing w:val="-2"/>
        </w:rPr>
        <w:t xml:space="preserve"> </w:t>
      </w:r>
      <w:r>
        <w:t>Date</w:t>
      </w:r>
      <w:r>
        <w:tab/>
      </w:r>
      <w:r>
        <w:rPr>
          <w:spacing w:val="-5"/>
        </w:rPr>
        <w:t xml:space="preserve">Team </w:t>
      </w:r>
      <w:r>
        <w:t>Member /</w:t>
      </w:r>
      <w:r>
        <w:rPr>
          <w:spacing w:val="2"/>
        </w:rPr>
        <w:t xml:space="preserve"> </w:t>
      </w:r>
      <w:r>
        <w:t>Date</w:t>
      </w:r>
    </w:p>
    <w:p w14:paraId="52385240" w14:textId="77777777" w:rsidR="00851BA7" w:rsidRDefault="00851BA7">
      <w:pPr>
        <w:pStyle w:val="BodyText"/>
        <w:rPr>
          <w:sz w:val="20"/>
        </w:rPr>
      </w:pPr>
    </w:p>
    <w:p w14:paraId="55B83B03" w14:textId="77777777" w:rsidR="00851BA7" w:rsidRDefault="00851BA7">
      <w:pPr>
        <w:pStyle w:val="BodyText"/>
        <w:rPr>
          <w:sz w:val="20"/>
        </w:rPr>
      </w:pPr>
    </w:p>
    <w:p w14:paraId="17BCD329" w14:textId="77777777" w:rsidR="00851BA7" w:rsidRDefault="00851BA7">
      <w:pPr>
        <w:pStyle w:val="BodyText"/>
        <w:rPr>
          <w:sz w:val="20"/>
        </w:rPr>
      </w:pPr>
    </w:p>
    <w:p w14:paraId="41FD830B" w14:textId="77777777" w:rsidR="00851BA7" w:rsidRDefault="00B46A54">
      <w:pPr>
        <w:pStyle w:val="BodyText"/>
        <w:spacing w:before="7"/>
        <w:rPr>
          <w:sz w:val="28"/>
        </w:rPr>
      </w:pPr>
      <w:r>
        <w:rPr>
          <w:noProof/>
        </w:rPr>
        <w:drawing>
          <wp:anchor distT="0" distB="0" distL="0" distR="0" simplePos="0" relativeHeight="251647488" behindDoc="0" locked="0" layoutInCell="1" allowOverlap="1" wp14:anchorId="11DF64E9" wp14:editId="422EF2DF">
            <wp:simplePos x="0" y="0"/>
            <wp:positionH relativeFrom="page">
              <wp:posOffset>1552122</wp:posOffset>
            </wp:positionH>
            <wp:positionV relativeFrom="paragraph">
              <wp:posOffset>246435</wp:posOffset>
            </wp:positionV>
            <wp:extent cx="1744439" cy="51206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1744439" cy="512063"/>
                    </a:xfrm>
                    <a:prstGeom prst="rect">
                      <a:avLst/>
                    </a:prstGeom>
                  </pic:spPr>
                </pic:pic>
              </a:graphicData>
            </a:graphic>
          </wp:anchor>
        </w:drawing>
      </w:r>
      <w:r>
        <w:rPr>
          <w:noProof/>
        </w:rPr>
        <w:drawing>
          <wp:anchor distT="0" distB="0" distL="0" distR="0" simplePos="0" relativeHeight="251648512" behindDoc="0" locked="0" layoutInCell="1" allowOverlap="1" wp14:anchorId="1E281FA5" wp14:editId="0452AD20">
            <wp:simplePos x="0" y="0"/>
            <wp:positionH relativeFrom="page">
              <wp:posOffset>4185110</wp:posOffset>
            </wp:positionH>
            <wp:positionV relativeFrom="paragraph">
              <wp:posOffset>435683</wp:posOffset>
            </wp:positionV>
            <wp:extent cx="1710414" cy="34804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1710414" cy="348043"/>
                    </a:xfrm>
                    <a:prstGeom prst="rect">
                      <a:avLst/>
                    </a:prstGeom>
                  </pic:spPr>
                </pic:pic>
              </a:graphicData>
            </a:graphic>
          </wp:anchor>
        </w:drawing>
      </w:r>
    </w:p>
    <w:p w14:paraId="35990AD9" w14:textId="77777777" w:rsidR="00851BA7" w:rsidRDefault="00B46A54">
      <w:pPr>
        <w:tabs>
          <w:tab w:val="left" w:pos="2227"/>
          <w:tab w:val="left" w:pos="4249"/>
          <w:tab w:val="left" w:pos="6337"/>
        </w:tabs>
        <w:ind w:left="139"/>
        <w:jc w:val="center"/>
      </w:pPr>
      <w:r>
        <w:rPr>
          <w:rFonts w:ascii="Times New Roman"/>
          <w:u w:val="single"/>
        </w:rPr>
        <w:t xml:space="preserve"> </w:t>
      </w:r>
      <w:r>
        <w:rPr>
          <w:rFonts w:ascii="Times New Roman"/>
          <w:u w:val="single"/>
        </w:rPr>
        <w:tab/>
      </w:r>
      <w:r>
        <w:rPr>
          <w:u w:val="single"/>
        </w:rPr>
        <w:t>4</w:t>
      </w:r>
      <w:r>
        <w:rPr>
          <w:spacing w:val="-1"/>
          <w:u w:val="single"/>
        </w:rPr>
        <w:t xml:space="preserve"> </w:t>
      </w:r>
      <w:r>
        <w:rPr>
          <w:u w:val="single"/>
        </w:rPr>
        <w:t>OCT</w:t>
      </w:r>
      <w:r>
        <w:rPr>
          <w:spacing w:val="-1"/>
          <w:u w:val="single"/>
        </w:rPr>
        <w:t xml:space="preserve"> </w:t>
      </w:r>
      <w:r>
        <w:rPr>
          <w:u w:val="single"/>
        </w:rPr>
        <w:t>2020</w:t>
      </w:r>
      <w:r>
        <w:tab/>
      </w:r>
      <w:r>
        <w:rPr>
          <w:u w:val="single"/>
        </w:rPr>
        <w:t xml:space="preserve"> </w:t>
      </w:r>
      <w:r>
        <w:rPr>
          <w:u w:val="single"/>
        </w:rPr>
        <w:tab/>
        <w:t>4 OCT</w:t>
      </w:r>
      <w:r>
        <w:rPr>
          <w:spacing w:val="-2"/>
          <w:u w:val="single"/>
        </w:rPr>
        <w:t xml:space="preserve"> </w:t>
      </w:r>
      <w:r>
        <w:rPr>
          <w:u w:val="single"/>
        </w:rPr>
        <w:t>2020</w:t>
      </w:r>
    </w:p>
    <w:p w14:paraId="4B41F61B" w14:textId="77777777" w:rsidR="00851BA7" w:rsidRDefault="00B46A54">
      <w:pPr>
        <w:tabs>
          <w:tab w:val="left" w:pos="4163"/>
        </w:tabs>
        <w:spacing w:before="31"/>
        <w:ind w:left="268"/>
        <w:jc w:val="center"/>
      </w:pPr>
      <w:r>
        <w:rPr>
          <w:spacing w:val="-5"/>
        </w:rPr>
        <w:t xml:space="preserve">Team </w:t>
      </w:r>
      <w:r>
        <w:t>Member /</w:t>
      </w:r>
      <w:r>
        <w:rPr>
          <w:spacing w:val="-2"/>
        </w:rPr>
        <w:t xml:space="preserve"> </w:t>
      </w:r>
      <w:r>
        <w:t>Date</w:t>
      </w:r>
      <w:r>
        <w:tab/>
      </w:r>
      <w:r>
        <w:rPr>
          <w:spacing w:val="-5"/>
        </w:rPr>
        <w:t xml:space="preserve">Team </w:t>
      </w:r>
      <w:r>
        <w:t>Member /</w:t>
      </w:r>
      <w:r>
        <w:rPr>
          <w:spacing w:val="2"/>
        </w:rPr>
        <w:t xml:space="preserve"> </w:t>
      </w:r>
      <w:r>
        <w:t>Date</w:t>
      </w:r>
    </w:p>
    <w:p w14:paraId="3C8B4A64" w14:textId="77777777" w:rsidR="00851BA7" w:rsidRDefault="00851BA7">
      <w:pPr>
        <w:pStyle w:val="BodyText"/>
        <w:rPr>
          <w:sz w:val="20"/>
        </w:rPr>
      </w:pPr>
    </w:p>
    <w:p w14:paraId="46B1BD56" w14:textId="77777777" w:rsidR="00851BA7" w:rsidRDefault="00851BA7">
      <w:pPr>
        <w:pStyle w:val="BodyText"/>
        <w:rPr>
          <w:sz w:val="20"/>
        </w:rPr>
      </w:pPr>
    </w:p>
    <w:p w14:paraId="2BB9725F" w14:textId="77777777" w:rsidR="00851BA7" w:rsidRDefault="00851BA7">
      <w:pPr>
        <w:pStyle w:val="BodyText"/>
        <w:rPr>
          <w:sz w:val="20"/>
        </w:rPr>
      </w:pPr>
    </w:p>
    <w:p w14:paraId="04657018" w14:textId="77777777" w:rsidR="00851BA7" w:rsidRDefault="00851BA7">
      <w:pPr>
        <w:pStyle w:val="BodyText"/>
        <w:rPr>
          <w:sz w:val="20"/>
        </w:rPr>
      </w:pPr>
    </w:p>
    <w:p w14:paraId="428A0A6E" w14:textId="77777777" w:rsidR="00851BA7" w:rsidRDefault="00851BA7">
      <w:pPr>
        <w:pStyle w:val="BodyText"/>
        <w:rPr>
          <w:sz w:val="20"/>
        </w:rPr>
      </w:pPr>
    </w:p>
    <w:p w14:paraId="44BF0344" w14:textId="77777777" w:rsidR="00851BA7" w:rsidRDefault="00C95D9E">
      <w:pPr>
        <w:pStyle w:val="BodyText"/>
        <w:spacing w:before="1"/>
        <w:rPr>
          <w:sz w:val="29"/>
        </w:rPr>
      </w:pPr>
      <w:r>
        <w:rPr>
          <w:noProof/>
        </w:rPr>
        <mc:AlternateContent>
          <mc:Choice Requires="wps">
            <w:drawing>
              <wp:anchor distT="0" distB="0" distL="0" distR="0" simplePos="0" relativeHeight="251670016" behindDoc="1" locked="0" layoutInCell="1" allowOverlap="1" wp14:anchorId="72C8503B" wp14:editId="09BADCB3">
                <wp:simplePos x="0" y="0"/>
                <wp:positionH relativeFrom="page">
                  <wp:posOffset>3032125</wp:posOffset>
                </wp:positionH>
                <wp:positionV relativeFrom="paragraph">
                  <wp:posOffset>255905</wp:posOffset>
                </wp:positionV>
                <wp:extent cx="1739265" cy="1270"/>
                <wp:effectExtent l="0" t="0" r="635"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9265" cy="1270"/>
                        </a:xfrm>
                        <a:custGeom>
                          <a:avLst/>
                          <a:gdLst>
                            <a:gd name="T0" fmla="+- 0 4775 4775"/>
                            <a:gd name="T1" fmla="*/ T0 w 2739"/>
                            <a:gd name="T2" fmla="+- 0 7513 4775"/>
                            <a:gd name="T3" fmla="*/ T2 w 2739"/>
                          </a:gdLst>
                          <a:ahLst/>
                          <a:cxnLst>
                            <a:cxn ang="0">
                              <a:pos x="T1" y="0"/>
                            </a:cxn>
                            <a:cxn ang="0">
                              <a:pos x="T3" y="0"/>
                            </a:cxn>
                          </a:cxnLst>
                          <a:rect l="0" t="0" r="r" b="b"/>
                          <a:pathLst>
                            <a:path w="2739">
                              <a:moveTo>
                                <a:pt x="0" y="0"/>
                              </a:moveTo>
                              <a:lnTo>
                                <a:pt x="2738" y="0"/>
                              </a:lnTo>
                            </a:path>
                          </a:pathLst>
                        </a:custGeom>
                        <a:noFill/>
                        <a:ln w="9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1615F" id="Freeform 7" o:spid="_x0000_s1026" style="position:absolute;margin-left:238.75pt;margin-top:20.15pt;width:136.95pt;height:.1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39,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" path="m,l2738,e" filled="f" strokeweight=".25189mm">
                <v:path arrowok="t" o:connecttype="custom" o:connectlocs="0,0;1738630,0" o:connectangles="0,0"/>
                <w10:wrap type="topAndBottom" anchorx="page"/>
              </v:shape>
            </w:pict>
          </mc:Fallback>
        </mc:AlternateContent>
      </w:r>
    </w:p>
    <w:p w14:paraId="6EED115B" w14:textId="77777777" w:rsidR="00851BA7" w:rsidRDefault="00B46A54">
      <w:pPr>
        <w:spacing w:before="21"/>
        <w:ind w:left="169"/>
        <w:jc w:val="center"/>
      </w:pPr>
      <w:r>
        <w:t>Client Name / Date</w:t>
      </w:r>
    </w:p>
    <w:p w14:paraId="17BFBF1B" w14:textId="77777777" w:rsidR="00851BA7" w:rsidRDefault="00851BA7">
      <w:pPr>
        <w:jc w:val="center"/>
        <w:sectPr w:rsidR="00851BA7">
          <w:pgSz w:w="12240" w:h="15840"/>
          <w:pgMar w:top="1460" w:right="320" w:bottom="1000" w:left="180" w:header="0" w:footer="500" w:gutter="0"/>
          <w:cols w:space="720"/>
        </w:sectPr>
      </w:pPr>
    </w:p>
    <w:p w14:paraId="321329C7" w14:textId="77777777" w:rsidR="00851BA7" w:rsidRDefault="00B46A54">
      <w:pPr>
        <w:pStyle w:val="Heading1"/>
        <w:spacing w:line="539" w:lineRule="exact"/>
        <w:ind w:left="1259" w:firstLine="0"/>
      </w:pPr>
      <w:r>
        <w:lastRenderedPageBreak/>
        <w:t>Appendix A - Language Student Survey</w:t>
      </w:r>
    </w:p>
    <w:p w14:paraId="24368F43" w14:textId="77777777" w:rsidR="00851BA7" w:rsidRDefault="00851BA7">
      <w:pPr>
        <w:pStyle w:val="BodyText"/>
        <w:rPr>
          <w:b/>
          <w:sz w:val="20"/>
        </w:rPr>
      </w:pPr>
    </w:p>
    <w:p w14:paraId="5C22BA41" w14:textId="77777777" w:rsidR="00851BA7" w:rsidRDefault="00851BA7">
      <w:pPr>
        <w:pStyle w:val="BodyText"/>
        <w:rPr>
          <w:b/>
          <w:sz w:val="20"/>
        </w:rPr>
      </w:pPr>
    </w:p>
    <w:p w14:paraId="3B50434E" w14:textId="77777777" w:rsidR="00851BA7" w:rsidRDefault="00B46A54">
      <w:pPr>
        <w:pStyle w:val="BodyText"/>
        <w:rPr>
          <w:b/>
          <w:sz w:val="29"/>
        </w:rPr>
      </w:pPr>
      <w:r>
        <w:rPr>
          <w:noProof/>
        </w:rPr>
        <w:drawing>
          <wp:anchor distT="0" distB="0" distL="0" distR="0" simplePos="0" relativeHeight="251649536" behindDoc="0" locked="0" layoutInCell="1" allowOverlap="1" wp14:anchorId="60B17CD7" wp14:editId="140F3EB1">
            <wp:simplePos x="0" y="0"/>
            <wp:positionH relativeFrom="page">
              <wp:posOffset>428625</wp:posOffset>
            </wp:positionH>
            <wp:positionV relativeFrom="paragraph">
              <wp:posOffset>249671</wp:posOffset>
            </wp:positionV>
            <wp:extent cx="2857500" cy="32480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2857500" cy="3248025"/>
                    </a:xfrm>
                    <a:prstGeom prst="rect">
                      <a:avLst/>
                    </a:prstGeom>
                  </pic:spPr>
                </pic:pic>
              </a:graphicData>
            </a:graphic>
          </wp:anchor>
        </w:drawing>
      </w:r>
      <w:r>
        <w:rPr>
          <w:noProof/>
        </w:rPr>
        <w:drawing>
          <wp:anchor distT="0" distB="0" distL="0" distR="0" simplePos="0" relativeHeight="251650560" behindDoc="0" locked="0" layoutInCell="1" allowOverlap="1" wp14:anchorId="27E4C613" wp14:editId="0E8F7C1B">
            <wp:simplePos x="0" y="0"/>
            <wp:positionH relativeFrom="page">
              <wp:posOffset>3533775</wp:posOffset>
            </wp:positionH>
            <wp:positionV relativeFrom="paragraph">
              <wp:posOffset>249671</wp:posOffset>
            </wp:positionV>
            <wp:extent cx="3840613" cy="322573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840613" cy="3225736"/>
                    </a:xfrm>
                    <a:prstGeom prst="rect">
                      <a:avLst/>
                    </a:prstGeom>
                  </pic:spPr>
                </pic:pic>
              </a:graphicData>
            </a:graphic>
          </wp:anchor>
        </w:drawing>
      </w:r>
    </w:p>
    <w:p w14:paraId="1132CC33" w14:textId="77777777" w:rsidR="00851BA7" w:rsidRDefault="00851BA7">
      <w:pPr>
        <w:pStyle w:val="BodyText"/>
        <w:spacing w:before="9"/>
        <w:rPr>
          <w:b/>
          <w:sz w:val="3"/>
        </w:rPr>
      </w:pPr>
    </w:p>
    <w:p w14:paraId="64D0713B" w14:textId="77777777" w:rsidR="00851BA7" w:rsidRDefault="00B46A54">
      <w:pPr>
        <w:tabs>
          <w:tab w:val="left" w:pos="5955"/>
        </w:tabs>
        <w:ind w:left="120"/>
        <w:rPr>
          <w:sz w:val="20"/>
        </w:rPr>
      </w:pPr>
      <w:r>
        <w:rPr>
          <w:noProof/>
          <w:sz w:val="20"/>
        </w:rPr>
        <w:drawing>
          <wp:inline distT="0" distB="0" distL="0" distR="0" wp14:anchorId="3198C9F0" wp14:editId="4D87C385">
            <wp:extent cx="3262406" cy="411594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3262406" cy="4115942"/>
                    </a:xfrm>
                    <a:prstGeom prst="rect">
                      <a:avLst/>
                    </a:prstGeom>
                  </pic:spPr>
                </pic:pic>
              </a:graphicData>
            </a:graphic>
          </wp:inline>
        </w:drawing>
      </w:r>
      <w:r>
        <w:rPr>
          <w:sz w:val="20"/>
        </w:rPr>
        <w:tab/>
      </w:r>
      <w:r>
        <w:rPr>
          <w:noProof/>
          <w:sz w:val="20"/>
        </w:rPr>
        <w:drawing>
          <wp:inline distT="0" distB="0" distL="0" distR="0" wp14:anchorId="6C649C28" wp14:editId="6AC79860">
            <wp:extent cx="3354472" cy="400831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3354472" cy="4008310"/>
                    </a:xfrm>
                    <a:prstGeom prst="rect">
                      <a:avLst/>
                    </a:prstGeom>
                  </pic:spPr>
                </pic:pic>
              </a:graphicData>
            </a:graphic>
          </wp:inline>
        </w:drawing>
      </w:r>
    </w:p>
    <w:p w14:paraId="2B94C0D2" w14:textId="77777777" w:rsidR="00851BA7" w:rsidRDefault="00851BA7">
      <w:pPr>
        <w:rPr>
          <w:sz w:val="20"/>
        </w:rPr>
        <w:sectPr w:rsidR="00851BA7">
          <w:pgSz w:w="12240" w:h="15840"/>
          <w:pgMar w:top="1460" w:right="320" w:bottom="1000" w:left="180" w:header="0" w:footer="500" w:gutter="0"/>
          <w:cols w:space="720"/>
        </w:sectPr>
      </w:pPr>
    </w:p>
    <w:p w14:paraId="04B610B5" w14:textId="77777777" w:rsidR="00851BA7" w:rsidRDefault="00B46A54">
      <w:pPr>
        <w:pStyle w:val="BodyText"/>
        <w:spacing w:before="10"/>
        <w:rPr>
          <w:b/>
          <w:sz w:val="9"/>
        </w:rPr>
      </w:pPr>
      <w:r>
        <w:rPr>
          <w:noProof/>
        </w:rPr>
        <w:lastRenderedPageBreak/>
        <w:drawing>
          <wp:anchor distT="0" distB="0" distL="0" distR="0" simplePos="0" relativeHeight="251660800" behindDoc="1" locked="0" layoutInCell="1" allowOverlap="1" wp14:anchorId="062D7FCF" wp14:editId="1A8CCF17">
            <wp:simplePos x="0" y="0"/>
            <wp:positionH relativeFrom="page">
              <wp:posOffset>333375</wp:posOffset>
            </wp:positionH>
            <wp:positionV relativeFrom="page">
              <wp:posOffset>7477125</wp:posOffset>
            </wp:positionV>
            <wp:extent cx="3298420" cy="2069782"/>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3298420" cy="2069782"/>
                    </a:xfrm>
                    <a:prstGeom prst="rect">
                      <a:avLst/>
                    </a:prstGeom>
                  </pic:spPr>
                </pic:pic>
              </a:graphicData>
            </a:graphic>
          </wp:anchor>
        </w:drawing>
      </w:r>
    </w:p>
    <w:p w14:paraId="57ABB01E" w14:textId="77777777" w:rsidR="00851BA7" w:rsidRDefault="00C95D9E">
      <w:pPr>
        <w:pStyle w:val="BodyText"/>
        <w:ind w:left="225"/>
        <w:rPr>
          <w:sz w:val="20"/>
        </w:rPr>
      </w:pPr>
      <w:r>
        <w:rPr>
          <w:noProof/>
          <w:sz w:val="20"/>
        </w:rPr>
        <mc:AlternateContent>
          <mc:Choice Requires="wpg">
            <w:drawing>
              <wp:inline distT="0" distB="0" distL="0" distR="0" wp14:anchorId="26F16340" wp14:editId="15794314">
                <wp:extent cx="7181850" cy="665797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0" cy="6657975"/>
                          <a:chOff x="0" y="0"/>
                          <a:chExt cx="11310" cy="10485"/>
                        </a:xfrm>
                      </wpg:grpSpPr>
                      <pic:pic xmlns:pic="http://schemas.openxmlformats.org/drawingml/2006/picture">
                        <pic:nvPicPr>
                          <pic:cNvPr id="4" name="Picture 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5490" y="0"/>
                            <a:ext cx="5760" cy="7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 cy="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5445" y="7410"/>
                            <a:ext cx="5865" cy="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195" y="3750"/>
                            <a:ext cx="5100" cy="6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615DC64" id="Group 2" o:spid="_x0000_s1026" style="width:565.5pt;height:524.25pt;mso-position-horizontal-relative:char;mso-position-vertical-relative:line" coordsize="11310,1048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cVdK2xbwAAsW8AABUAAABkcnMvbWVkaWEvaW1hZ2UyLmpwZWf/2P/g&#13;&#10;ABBKRklGAAEBAQBgAGAAAP/bAEMAAwICAwICAwMDAwQDAwQFCAUFBAQFCgcHBggMCgwMCwoLCw0O&#13;&#10;EhANDhEOCwsQFhARExQVFRUMDxcYFhQYEhQVFP/bAEMBAwQEBQQFCQUFCRQNCw0UFBQUFBQUFBQU&#13;&#10;FBQUFBQUFBQUFBQUFBQUFBQUFBQUFBQUFBQUFBQUFBQUFBQUFBQUFP/AABEIAaACk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TpiFBJOAOSTS29jNexrK0zW8bDKqijd&#13;&#10;j1JOcfTH/wBatqRI066I4Iif+RroAAoAAwBwKYGd/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490;width:5760;height:75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">
                  <v:imagedata r:id="rId27" o:title=""/>
                  <v:path arrowok="t"/>
                  <o:lock v:ext="edit" aspectratio="f"/>
                </v:shape>
                <v:shape id="Picture 5" o:spid="_x0000_s1028" type="#_x0000_t75" style="position:absolute;width:5505;height:34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">
                  <v:imagedata r:id="rId28" o:title=""/>
                  <v:path arrowok="t"/>
                  <o:lock v:ext="edit" aspectratio="f"/>
                </v:shape>
                <v:shape id="Picture 4" o:spid="_x0000_s1029" type="#_x0000_t75" style="position:absolute;left:5445;top:7410;width:5865;height:30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">
                  <v:imagedata r:id="rId29" o:title=""/>
                  <v:path arrowok="t"/>
                  <o:lock v:ext="edit" aspectratio="f"/>
                </v:shape>
                <v:shape id="Picture 3" o:spid="_x0000_s1030" type="#_x0000_t75" style="position:absolute;left:195;top:3750;width:5100;height:62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">
                  <v:imagedata r:id="rId30" o:title=""/>
                  <v:path arrowok="t"/>
                  <o:lock v:ext="edit" aspectratio="f"/>
                </v:shape>
                <w10:anchorlock/>
              </v:group>
            </w:pict>
          </mc:Fallback>
        </mc:AlternateContent>
      </w:r>
    </w:p>
    <w:p w14:paraId="709049DC" w14:textId="77777777" w:rsidR="00851BA7" w:rsidRDefault="00B46A54">
      <w:pPr>
        <w:pStyle w:val="BodyText"/>
        <w:spacing w:before="4"/>
        <w:rPr>
          <w:b/>
          <w:sz w:val="19"/>
        </w:rPr>
      </w:pPr>
      <w:r>
        <w:rPr>
          <w:noProof/>
        </w:rPr>
        <w:drawing>
          <wp:anchor distT="0" distB="0" distL="0" distR="0" simplePos="0" relativeHeight="251651584" behindDoc="0" locked="0" layoutInCell="1" allowOverlap="1" wp14:anchorId="680F0BEA" wp14:editId="2448EBF2">
            <wp:simplePos x="0" y="0"/>
            <wp:positionH relativeFrom="page">
              <wp:posOffset>3886200</wp:posOffset>
            </wp:positionH>
            <wp:positionV relativeFrom="paragraph">
              <wp:posOffset>174624</wp:posOffset>
            </wp:positionV>
            <wp:extent cx="2992153" cy="1463040"/>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31" cstate="print"/>
                    <a:stretch>
                      <a:fillRect/>
                    </a:stretch>
                  </pic:blipFill>
                  <pic:spPr>
                    <a:xfrm>
                      <a:off x="0" y="0"/>
                      <a:ext cx="2992153" cy="1463040"/>
                    </a:xfrm>
                    <a:prstGeom prst="rect">
                      <a:avLst/>
                    </a:prstGeom>
                  </pic:spPr>
                </pic:pic>
              </a:graphicData>
            </a:graphic>
          </wp:anchor>
        </w:drawing>
      </w:r>
    </w:p>
    <w:p w14:paraId="6A6E6A64" w14:textId="77777777" w:rsidR="00851BA7" w:rsidRDefault="00851BA7">
      <w:pPr>
        <w:rPr>
          <w:sz w:val="19"/>
        </w:rPr>
        <w:sectPr w:rsidR="00851BA7">
          <w:pgSz w:w="12240" w:h="15840"/>
          <w:pgMar w:top="1500" w:right="320" w:bottom="700" w:left="180" w:header="0" w:footer="500" w:gutter="0"/>
          <w:cols w:space="720"/>
        </w:sectPr>
      </w:pPr>
    </w:p>
    <w:p w14:paraId="28F466B4" w14:textId="77777777" w:rsidR="00851BA7" w:rsidRDefault="00B46A54">
      <w:pPr>
        <w:pStyle w:val="Heading1"/>
        <w:spacing w:line="539" w:lineRule="exact"/>
        <w:ind w:left="1259" w:firstLine="0"/>
      </w:pPr>
      <w:r>
        <w:lastRenderedPageBreak/>
        <w:t>Appendix B - Native Speaker Survey</w:t>
      </w:r>
    </w:p>
    <w:p w14:paraId="4314E234" w14:textId="77777777" w:rsidR="00851BA7" w:rsidRDefault="00B46A54">
      <w:pPr>
        <w:pStyle w:val="BodyText"/>
        <w:spacing w:before="11"/>
        <w:rPr>
          <w:b/>
          <w:sz w:val="14"/>
        </w:rPr>
      </w:pPr>
      <w:r>
        <w:rPr>
          <w:noProof/>
        </w:rPr>
        <w:drawing>
          <wp:anchor distT="0" distB="0" distL="0" distR="0" simplePos="0" relativeHeight="251652608" behindDoc="0" locked="0" layoutInCell="1" allowOverlap="1" wp14:anchorId="1C9077E3" wp14:editId="6D53F230">
            <wp:simplePos x="0" y="0"/>
            <wp:positionH relativeFrom="page">
              <wp:posOffset>781050</wp:posOffset>
            </wp:positionH>
            <wp:positionV relativeFrom="paragraph">
              <wp:posOffset>140630</wp:posOffset>
            </wp:positionV>
            <wp:extent cx="2762809" cy="3415665"/>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32" cstate="print"/>
                    <a:stretch>
                      <a:fillRect/>
                    </a:stretch>
                  </pic:blipFill>
                  <pic:spPr>
                    <a:xfrm>
                      <a:off x="0" y="0"/>
                      <a:ext cx="2762809" cy="3415665"/>
                    </a:xfrm>
                    <a:prstGeom prst="rect">
                      <a:avLst/>
                    </a:prstGeom>
                  </pic:spPr>
                </pic:pic>
              </a:graphicData>
            </a:graphic>
          </wp:anchor>
        </w:drawing>
      </w:r>
      <w:r>
        <w:rPr>
          <w:noProof/>
        </w:rPr>
        <w:drawing>
          <wp:anchor distT="0" distB="0" distL="0" distR="0" simplePos="0" relativeHeight="251653632" behindDoc="0" locked="0" layoutInCell="1" allowOverlap="1" wp14:anchorId="487F1A84" wp14:editId="4F291630">
            <wp:simplePos x="0" y="0"/>
            <wp:positionH relativeFrom="page">
              <wp:posOffset>3743325</wp:posOffset>
            </wp:positionH>
            <wp:positionV relativeFrom="paragraph">
              <wp:posOffset>140630</wp:posOffset>
            </wp:positionV>
            <wp:extent cx="3760187" cy="3274695"/>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33" cstate="print"/>
                    <a:stretch>
                      <a:fillRect/>
                    </a:stretch>
                  </pic:blipFill>
                  <pic:spPr>
                    <a:xfrm>
                      <a:off x="0" y="0"/>
                      <a:ext cx="3760187" cy="3274695"/>
                    </a:xfrm>
                    <a:prstGeom prst="rect">
                      <a:avLst/>
                    </a:prstGeom>
                  </pic:spPr>
                </pic:pic>
              </a:graphicData>
            </a:graphic>
          </wp:anchor>
        </w:drawing>
      </w:r>
    </w:p>
    <w:p w14:paraId="1336C46D" w14:textId="77777777" w:rsidR="00851BA7" w:rsidRDefault="00B46A54">
      <w:pPr>
        <w:tabs>
          <w:tab w:val="left" w:pos="6465"/>
        </w:tabs>
        <w:ind w:left="870"/>
        <w:rPr>
          <w:sz w:val="20"/>
        </w:rPr>
      </w:pPr>
      <w:r>
        <w:rPr>
          <w:noProof/>
          <w:position w:val="16"/>
          <w:sz w:val="20"/>
        </w:rPr>
        <w:drawing>
          <wp:inline distT="0" distB="0" distL="0" distR="0" wp14:anchorId="76452047" wp14:editId="54F432C3">
            <wp:extent cx="3036970" cy="3544728"/>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34" cstate="print"/>
                    <a:stretch>
                      <a:fillRect/>
                    </a:stretch>
                  </pic:blipFill>
                  <pic:spPr>
                    <a:xfrm>
                      <a:off x="0" y="0"/>
                      <a:ext cx="3036970" cy="3544728"/>
                    </a:xfrm>
                    <a:prstGeom prst="rect">
                      <a:avLst/>
                    </a:prstGeom>
                  </pic:spPr>
                </pic:pic>
              </a:graphicData>
            </a:graphic>
          </wp:inline>
        </w:drawing>
      </w:r>
      <w:r>
        <w:rPr>
          <w:position w:val="16"/>
          <w:sz w:val="20"/>
        </w:rPr>
        <w:tab/>
      </w:r>
      <w:r>
        <w:rPr>
          <w:noProof/>
          <w:sz w:val="20"/>
        </w:rPr>
        <w:drawing>
          <wp:inline distT="0" distB="0" distL="0" distR="0" wp14:anchorId="374C3D21" wp14:editId="02D1F01C">
            <wp:extent cx="3102965" cy="3786187"/>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35" cstate="print"/>
                    <a:stretch>
                      <a:fillRect/>
                    </a:stretch>
                  </pic:blipFill>
                  <pic:spPr>
                    <a:xfrm>
                      <a:off x="0" y="0"/>
                      <a:ext cx="3102965" cy="3786187"/>
                    </a:xfrm>
                    <a:prstGeom prst="rect">
                      <a:avLst/>
                    </a:prstGeom>
                  </pic:spPr>
                </pic:pic>
              </a:graphicData>
            </a:graphic>
          </wp:inline>
        </w:drawing>
      </w:r>
    </w:p>
    <w:p w14:paraId="371A53C7" w14:textId="77777777" w:rsidR="00851BA7" w:rsidRDefault="00851BA7">
      <w:pPr>
        <w:rPr>
          <w:sz w:val="20"/>
        </w:rPr>
        <w:sectPr w:rsidR="00851BA7">
          <w:pgSz w:w="12240" w:h="15840"/>
          <w:pgMar w:top="1460" w:right="320" w:bottom="920" w:left="180" w:header="0" w:footer="500" w:gutter="0"/>
          <w:cols w:space="720"/>
        </w:sectPr>
      </w:pPr>
    </w:p>
    <w:p w14:paraId="080CCC64" w14:textId="77777777" w:rsidR="00851BA7" w:rsidRDefault="00B46A54">
      <w:pPr>
        <w:pStyle w:val="BodyText"/>
        <w:rPr>
          <w:b/>
          <w:sz w:val="20"/>
        </w:rPr>
      </w:pPr>
      <w:r>
        <w:rPr>
          <w:noProof/>
        </w:rPr>
        <w:lastRenderedPageBreak/>
        <w:drawing>
          <wp:anchor distT="0" distB="0" distL="0" distR="0" simplePos="0" relativeHeight="251662848" behindDoc="0" locked="0" layoutInCell="1" allowOverlap="1" wp14:anchorId="4AF522D6" wp14:editId="39463C38">
            <wp:simplePos x="0" y="0"/>
            <wp:positionH relativeFrom="page">
              <wp:posOffset>914400</wp:posOffset>
            </wp:positionH>
            <wp:positionV relativeFrom="page">
              <wp:posOffset>1028700</wp:posOffset>
            </wp:positionV>
            <wp:extent cx="3092750" cy="1857565"/>
            <wp:effectExtent l="0" t="0" r="0" b="0"/>
            <wp:wrapNone/>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36" cstate="print"/>
                    <a:stretch>
                      <a:fillRect/>
                    </a:stretch>
                  </pic:blipFill>
                  <pic:spPr>
                    <a:xfrm>
                      <a:off x="0" y="0"/>
                      <a:ext cx="3092750" cy="1857565"/>
                    </a:xfrm>
                    <a:prstGeom prst="rect">
                      <a:avLst/>
                    </a:prstGeom>
                  </pic:spPr>
                </pic:pic>
              </a:graphicData>
            </a:graphic>
          </wp:anchor>
        </w:drawing>
      </w:r>
      <w:r>
        <w:rPr>
          <w:noProof/>
        </w:rPr>
        <w:drawing>
          <wp:anchor distT="0" distB="0" distL="0" distR="0" simplePos="0" relativeHeight="251663872" behindDoc="0" locked="0" layoutInCell="1" allowOverlap="1" wp14:anchorId="5680FDF8" wp14:editId="2D9BF3D4">
            <wp:simplePos x="0" y="0"/>
            <wp:positionH relativeFrom="page">
              <wp:posOffset>4191000</wp:posOffset>
            </wp:positionH>
            <wp:positionV relativeFrom="page">
              <wp:posOffset>1028700</wp:posOffset>
            </wp:positionV>
            <wp:extent cx="3191442" cy="4245673"/>
            <wp:effectExtent l="0" t="0" r="0" b="0"/>
            <wp:wrapNone/>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7" cstate="print"/>
                    <a:stretch>
                      <a:fillRect/>
                    </a:stretch>
                  </pic:blipFill>
                  <pic:spPr>
                    <a:xfrm>
                      <a:off x="0" y="0"/>
                      <a:ext cx="3191442" cy="4245673"/>
                    </a:xfrm>
                    <a:prstGeom prst="rect">
                      <a:avLst/>
                    </a:prstGeom>
                  </pic:spPr>
                </pic:pic>
              </a:graphicData>
            </a:graphic>
          </wp:anchor>
        </w:drawing>
      </w:r>
      <w:r>
        <w:rPr>
          <w:noProof/>
        </w:rPr>
        <w:drawing>
          <wp:anchor distT="0" distB="0" distL="0" distR="0" simplePos="0" relativeHeight="251664896" behindDoc="0" locked="0" layoutInCell="1" allowOverlap="1" wp14:anchorId="52E5D299" wp14:editId="55CD1577">
            <wp:simplePos x="0" y="0"/>
            <wp:positionH relativeFrom="page">
              <wp:posOffset>800100</wp:posOffset>
            </wp:positionH>
            <wp:positionV relativeFrom="page">
              <wp:posOffset>3200400</wp:posOffset>
            </wp:positionV>
            <wp:extent cx="3273371" cy="1931670"/>
            <wp:effectExtent l="0" t="0" r="0" b="0"/>
            <wp:wrapNone/>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8" cstate="print"/>
                    <a:stretch>
                      <a:fillRect/>
                    </a:stretch>
                  </pic:blipFill>
                  <pic:spPr>
                    <a:xfrm>
                      <a:off x="0" y="0"/>
                      <a:ext cx="3273371" cy="1931670"/>
                    </a:xfrm>
                    <a:prstGeom prst="rect">
                      <a:avLst/>
                    </a:prstGeom>
                  </pic:spPr>
                </pic:pic>
              </a:graphicData>
            </a:graphic>
          </wp:anchor>
        </w:drawing>
      </w:r>
    </w:p>
    <w:p w14:paraId="6E09DCA9" w14:textId="77777777" w:rsidR="00851BA7" w:rsidRDefault="00851BA7">
      <w:pPr>
        <w:pStyle w:val="BodyText"/>
        <w:rPr>
          <w:b/>
          <w:sz w:val="20"/>
        </w:rPr>
      </w:pPr>
    </w:p>
    <w:p w14:paraId="0B63326A" w14:textId="77777777" w:rsidR="00851BA7" w:rsidRDefault="00851BA7">
      <w:pPr>
        <w:pStyle w:val="BodyText"/>
        <w:rPr>
          <w:b/>
          <w:sz w:val="20"/>
        </w:rPr>
      </w:pPr>
    </w:p>
    <w:p w14:paraId="7791B916" w14:textId="77777777" w:rsidR="00851BA7" w:rsidRDefault="00851BA7">
      <w:pPr>
        <w:pStyle w:val="BodyText"/>
        <w:rPr>
          <w:b/>
          <w:sz w:val="20"/>
        </w:rPr>
      </w:pPr>
    </w:p>
    <w:p w14:paraId="2C76841E" w14:textId="77777777" w:rsidR="00851BA7" w:rsidRDefault="00851BA7">
      <w:pPr>
        <w:pStyle w:val="BodyText"/>
        <w:rPr>
          <w:b/>
          <w:sz w:val="20"/>
        </w:rPr>
      </w:pPr>
    </w:p>
    <w:p w14:paraId="59B747F1" w14:textId="77777777" w:rsidR="00851BA7" w:rsidRDefault="00851BA7">
      <w:pPr>
        <w:pStyle w:val="BodyText"/>
        <w:rPr>
          <w:b/>
          <w:sz w:val="20"/>
        </w:rPr>
      </w:pPr>
    </w:p>
    <w:p w14:paraId="674FC89B" w14:textId="77777777" w:rsidR="00851BA7" w:rsidRDefault="00851BA7">
      <w:pPr>
        <w:pStyle w:val="BodyText"/>
        <w:rPr>
          <w:b/>
          <w:sz w:val="20"/>
        </w:rPr>
      </w:pPr>
    </w:p>
    <w:p w14:paraId="7ACFDD43" w14:textId="77777777" w:rsidR="00851BA7" w:rsidRDefault="00851BA7">
      <w:pPr>
        <w:pStyle w:val="BodyText"/>
        <w:rPr>
          <w:b/>
          <w:sz w:val="20"/>
        </w:rPr>
      </w:pPr>
    </w:p>
    <w:p w14:paraId="13685651" w14:textId="77777777" w:rsidR="00851BA7" w:rsidRDefault="00851BA7">
      <w:pPr>
        <w:pStyle w:val="BodyText"/>
        <w:rPr>
          <w:b/>
          <w:sz w:val="20"/>
        </w:rPr>
      </w:pPr>
    </w:p>
    <w:p w14:paraId="24C42863" w14:textId="77777777" w:rsidR="00851BA7" w:rsidRDefault="00851BA7">
      <w:pPr>
        <w:pStyle w:val="BodyText"/>
        <w:rPr>
          <w:b/>
          <w:sz w:val="20"/>
        </w:rPr>
      </w:pPr>
    </w:p>
    <w:p w14:paraId="144E11F8" w14:textId="77777777" w:rsidR="00851BA7" w:rsidRDefault="00851BA7">
      <w:pPr>
        <w:pStyle w:val="BodyText"/>
        <w:rPr>
          <w:b/>
          <w:sz w:val="20"/>
        </w:rPr>
      </w:pPr>
    </w:p>
    <w:p w14:paraId="12140CD2" w14:textId="77777777" w:rsidR="00851BA7" w:rsidRDefault="00851BA7">
      <w:pPr>
        <w:pStyle w:val="BodyText"/>
        <w:rPr>
          <w:b/>
          <w:sz w:val="20"/>
        </w:rPr>
      </w:pPr>
    </w:p>
    <w:p w14:paraId="263C90D5" w14:textId="77777777" w:rsidR="00851BA7" w:rsidRDefault="00851BA7">
      <w:pPr>
        <w:pStyle w:val="BodyText"/>
        <w:rPr>
          <w:b/>
          <w:sz w:val="20"/>
        </w:rPr>
      </w:pPr>
    </w:p>
    <w:p w14:paraId="7C8D0C39" w14:textId="77777777" w:rsidR="00851BA7" w:rsidRDefault="00851BA7">
      <w:pPr>
        <w:pStyle w:val="BodyText"/>
        <w:rPr>
          <w:b/>
          <w:sz w:val="20"/>
        </w:rPr>
      </w:pPr>
    </w:p>
    <w:p w14:paraId="4A1AE689" w14:textId="77777777" w:rsidR="00851BA7" w:rsidRDefault="00851BA7">
      <w:pPr>
        <w:pStyle w:val="BodyText"/>
        <w:rPr>
          <w:b/>
          <w:sz w:val="20"/>
        </w:rPr>
      </w:pPr>
    </w:p>
    <w:p w14:paraId="050AEB1E" w14:textId="77777777" w:rsidR="00851BA7" w:rsidRDefault="00851BA7">
      <w:pPr>
        <w:pStyle w:val="BodyText"/>
        <w:rPr>
          <w:b/>
          <w:sz w:val="20"/>
        </w:rPr>
      </w:pPr>
    </w:p>
    <w:p w14:paraId="0EEA8D1B" w14:textId="77777777" w:rsidR="00851BA7" w:rsidRDefault="00851BA7">
      <w:pPr>
        <w:pStyle w:val="BodyText"/>
        <w:rPr>
          <w:b/>
          <w:sz w:val="20"/>
        </w:rPr>
      </w:pPr>
    </w:p>
    <w:p w14:paraId="573408EB" w14:textId="77777777" w:rsidR="00851BA7" w:rsidRDefault="00851BA7">
      <w:pPr>
        <w:pStyle w:val="BodyText"/>
        <w:rPr>
          <w:b/>
          <w:sz w:val="20"/>
        </w:rPr>
      </w:pPr>
    </w:p>
    <w:p w14:paraId="0246FD7C" w14:textId="77777777" w:rsidR="00851BA7" w:rsidRDefault="00851BA7">
      <w:pPr>
        <w:pStyle w:val="BodyText"/>
        <w:rPr>
          <w:b/>
          <w:sz w:val="20"/>
        </w:rPr>
      </w:pPr>
    </w:p>
    <w:p w14:paraId="787736EA" w14:textId="77777777" w:rsidR="00851BA7" w:rsidRDefault="00851BA7">
      <w:pPr>
        <w:pStyle w:val="BodyText"/>
        <w:rPr>
          <w:b/>
          <w:sz w:val="20"/>
        </w:rPr>
      </w:pPr>
    </w:p>
    <w:p w14:paraId="1082AA0C" w14:textId="77777777" w:rsidR="00851BA7" w:rsidRDefault="00851BA7">
      <w:pPr>
        <w:pStyle w:val="BodyText"/>
        <w:rPr>
          <w:b/>
          <w:sz w:val="20"/>
        </w:rPr>
      </w:pPr>
    </w:p>
    <w:p w14:paraId="7FC23C49" w14:textId="77777777" w:rsidR="00851BA7" w:rsidRDefault="00851BA7">
      <w:pPr>
        <w:pStyle w:val="BodyText"/>
        <w:rPr>
          <w:b/>
          <w:sz w:val="20"/>
        </w:rPr>
      </w:pPr>
    </w:p>
    <w:p w14:paraId="598FC9FC" w14:textId="77777777" w:rsidR="00851BA7" w:rsidRDefault="00851BA7">
      <w:pPr>
        <w:pStyle w:val="BodyText"/>
        <w:rPr>
          <w:b/>
          <w:sz w:val="20"/>
        </w:rPr>
      </w:pPr>
    </w:p>
    <w:p w14:paraId="7C449FFC" w14:textId="77777777" w:rsidR="00851BA7" w:rsidRDefault="00851BA7">
      <w:pPr>
        <w:pStyle w:val="BodyText"/>
        <w:rPr>
          <w:b/>
          <w:sz w:val="20"/>
        </w:rPr>
      </w:pPr>
    </w:p>
    <w:p w14:paraId="6FBA85C6" w14:textId="77777777" w:rsidR="00851BA7" w:rsidRDefault="00851BA7">
      <w:pPr>
        <w:pStyle w:val="BodyText"/>
        <w:rPr>
          <w:b/>
          <w:sz w:val="20"/>
        </w:rPr>
      </w:pPr>
    </w:p>
    <w:p w14:paraId="61AAE740" w14:textId="77777777" w:rsidR="00851BA7" w:rsidRDefault="00851BA7">
      <w:pPr>
        <w:pStyle w:val="BodyText"/>
        <w:rPr>
          <w:b/>
          <w:sz w:val="20"/>
        </w:rPr>
      </w:pPr>
    </w:p>
    <w:p w14:paraId="747678DC" w14:textId="77777777" w:rsidR="00851BA7" w:rsidRDefault="00851BA7">
      <w:pPr>
        <w:pStyle w:val="BodyText"/>
        <w:rPr>
          <w:b/>
          <w:sz w:val="20"/>
        </w:rPr>
      </w:pPr>
    </w:p>
    <w:p w14:paraId="00077E5F" w14:textId="77777777" w:rsidR="00851BA7" w:rsidRDefault="00851BA7">
      <w:pPr>
        <w:pStyle w:val="BodyText"/>
        <w:rPr>
          <w:b/>
          <w:sz w:val="20"/>
        </w:rPr>
      </w:pPr>
    </w:p>
    <w:p w14:paraId="3A87AC19" w14:textId="77777777" w:rsidR="00851BA7" w:rsidRDefault="00851BA7">
      <w:pPr>
        <w:pStyle w:val="BodyText"/>
        <w:spacing w:before="2"/>
        <w:rPr>
          <w:b/>
          <w:sz w:val="21"/>
        </w:rPr>
      </w:pPr>
    </w:p>
    <w:p w14:paraId="01E20DA9" w14:textId="77777777" w:rsidR="00851BA7" w:rsidRDefault="00B46A54">
      <w:pPr>
        <w:pStyle w:val="BodyText"/>
        <w:ind w:left="2310"/>
        <w:rPr>
          <w:sz w:val="20"/>
        </w:rPr>
      </w:pPr>
      <w:r>
        <w:rPr>
          <w:noProof/>
          <w:sz w:val="20"/>
        </w:rPr>
        <w:drawing>
          <wp:inline distT="0" distB="0" distL="0" distR="0" wp14:anchorId="37BD66EC" wp14:editId="78224CC3">
            <wp:extent cx="4602896" cy="3407092"/>
            <wp:effectExtent l="0" t="0" r="0" b="0"/>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39" cstate="print"/>
                    <a:stretch>
                      <a:fillRect/>
                    </a:stretch>
                  </pic:blipFill>
                  <pic:spPr>
                    <a:xfrm>
                      <a:off x="0" y="0"/>
                      <a:ext cx="4602896" cy="3407092"/>
                    </a:xfrm>
                    <a:prstGeom prst="rect">
                      <a:avLst/>
                    </a:prstGeom>
                  </pic:spPr>
                </pic:pic>
              </a:graphicData>
            </a:graphic>
          </wp:inline>
        </w:drawing>
      </w:r>
    </w:p>
    <w:p w14:paraId="5832AD96" w14:textId="77777777" w:rsidR="00851BA7" w:rsidRDefault="00851BA7">
      <w:pPr>
        <w:rPr>
          <w:sz w:val="20"/>
        </w:rPr>
        <w:sectPr w:rsidR="00851BA7">
          <w:pgSz w:w="12240" w:h="15840"/>
          <w:pgMar w:top="1500" w:right="320" w:bottom="920" w:left="180" w:header="0" w:footer="500" w:gutter="0"/>
          <w:cols w:space="720"/>
        </w:sectPr>
      </w:pPr>
    </w:p>
    <w:p w14:paraId="2B3A3F3E" w14:textId="77777777" w:rsidR="00851BA7" w:rsidRDefault="00B46A54">
      <w:pPr>
        <w:pStyle w:val="Heading1"/>
        <w:spacing w:line="539" w:lineRule="exact"/>
        <w:ind w:left="1259" w:firstLine="0"/>
      </w:pPr>
      <w:r>
        <w:rPr>
          <w:noProof/>
        </w:rPr>
        <w:lastRenderedPageBreak/>
        <w:drawing>
          <wp:anchor distT="0" distB="0" distL="0" distR="0" simplePos="0" relativeHeight="251665920" behindDoc="0" locked="0" layoutInCell="1" allowOverlap="1" wp14:anchorId="56E7DDA8" wp14:editId="182F69F3">
            <wp:simplePos x="0" y="0"/>
            <wp:positionH relativeFrom="page">
              <wp:posOffset>4419600</wp:posOffset>
            </wp:positionH>
            <wp:positionV relativeFrom="paragraph">
              <wp:posOffset>549274</wp:posOffset>
            </wp:positionV>
            <wp:extent cx="2400854" cy="3301174"/>
            <wp:effectExtent l="0" t="0" r="0" b="0"/>
            <wp:wrapNone/>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40" cstate="print"/>
                    <a:stretch>
                      <a:fillRect/>
                    </a:stretch>
                  </pic:blipFill>
                  <pic:spPr>
                    <a:xfrm>
                      <a:off x="0" y="0"/>
                      <a:ext cx="2400854" cy="3301174"/>
                    </a:xfrm>
                    <a:prstGeom prst="rect">
                      <a:avLst/>
                    </a:prstGeom>
                  </pic:spPr>
                </pic:pic>
              </a:graphicData>
            </a:graphic>
          </wp:anchor>
        </w:drawing>
      </w:r>
      <w:r>
        <w:rPr>
          <w:noProof/>
        </w:rPr>
        <w:drawing>
          <wp:anchor distT="0" distB="0" distL="0" distR="0" simplePos="0" relativeHeight="251666944" behindDoc="0" locked="0" layoutInCell="1" allowOverlap="1" wp14:anchorId="6E0042AD" wp14:editId="1B0AD7EB">
            <wp:simplePos x="0" y="0"/>
            <wp:positionH relativeFrom="page">
              <wp:posOffset>925812</wp:posOffset>
            </wp:positionH>
            <wp:positionV relativeFrom="paragraph">
              <wp:posOffset>553119</wp:posOffset>
            </wp:positionV>
            <wp:extent cx="2401154" cy="1657350"/>
            <wp:effectExtent l="0" t="0" r="0" b="0"/>
            <wp:wrapNone/>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41" cstate="print"/>
                    <a:stretch>
                      <a:fillRect/>
                    </a:stretch>
                  </pic:blipFill>
                  <pic:spPr>
                    <a:xfrm>
                      <a:off x="0" y="0"/>
                      <a:ext cx="2401154" cy="1657350"/>
                    </a:xfrm>
                    <a:prstGeom prst="rect">
                      <a:avLst/>
                    </a:prstGeom>
                  </pic:spPr>
                </pic:pic>
              </a:graphicData>
            </a:graphic>
          </wp:anchor>
        </w:drawing>
      </w:r>
      <w:r>
        <w:rPr>
          <w:noProof/>
        </w:rPr>
        <w:drawing>
          <wp:anchor distT="0" distB="0" distL="0" distR="0" simplePos="0" relativeHeight="251667968" behindDoc="0" locked="0" layoutInCell="1" allowOverlap="1" wp14:anchorId="0A0A0999" wp14:editId="3E1EE10A">
            <wp:simplePos x="0" y="0"/>
            <wp:positionH relativeFrom="page">
              <wp:posOffset>914400</wp:posOffset>
            </wp:positionH>
            <wp:positionV relativeFrom="page">
              <wp:posOffset>3232789</wp:posOffset>
            </wp:positionV>
            <wp:extent cx="2435613" cy="1661160"/>
            <wp:effectExtent l="0" t="0" r="0" b="0"/>
            <wp:wrapNone/>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42" cstate="print"/>
                    <a:stretch>
                      <a:fillRect/>
                    </a:stretch>
                  </pic:blipFill>
                  <pic:spPr>
                    <a:xfrm>
                      <a:off x="0" y="0"/>
                      <a:ext cx="2435613" cy="1661160"/>
                    </a:xfrm>
                    <a:prstGeom prst="rect">
                      <a:avLst/>
                    </a:prstGeom>
                  </pic:spPr>
                </pic:pic>
              </a:graphicData>
            </a:graphic>
          </wp:anchor>
        </w:drawing>
      </w:r>
      <w:r>
        <w:t>Appendix C - Ethics Course Certiﬁcates</w:t>
      </w:r>
    </w:p>
    <w:p w14:paraId="7498FFA4" w14:textId="77777777" w:rsidR="00851BA7" w:rsidRDefault="00851BA7">
      <w:pPr>
        <w:pStyle w:val="BodyText"/>
        <w:rPr>
          <w:b/>
          <w:sz w:val="20"/>
        </w:rPr>
      </w:pPr>
    </w:p>
    <w:p w14:paraId="2C9439C7" w14:textId="77777777" w:rsidR="00851BA7" w:rsidRDefault="00851BA7">
      <w:pPr>
        <w:pStyle w:val="BodyText"/>
        <w:rPr>
          <w:b/>
          <w:sz w:val="20"/>
        </w:rPr>
      </w:pPr>
    </w:p>
    <w:p w14:paraId="4D79633B" w14:textId="77777777" w:rsidR="00851BA7" w:rsidRDefault="00851BA7">
      <w:pPr>
        <w:pStyle w:val="BodyText"/>
        <w:rPr>
          <w:b/>
          <w:sz w:val="20"/>
        </w:rPr>
      </w:pPr>
    </w:p>
    <w:p w14:paraId="44E0A367" w14:textId="77777777" w:rsidR="00851BA7" w:rsidRDefault="00851BA7">
      <w:pPr>
        <w:pStyle w:val="BodyText"/>
        <w:rPr>
          <w:b/>
          <w:sz w:val="20"/>
        </w:rPr>
      </w:pPr>
    </w:p>
    <w:p w14:paraId="78E97F81" w14:textId="77777777" w:rsidR="00851BA7" w:rsidRDefault="00851BA7">
      <w:pPr>
        <w:pStyle w:val="BodyText"/>
        <w:rPr>
          <w:b/>
          <w:sz w:val="20"/>
        </w:rPr>
      </w:pPr>
    </w:p>
    <w:p w14:paraId="30CD76F1" w14:textId="77777777" w:rsidR="00851BA7" w:rsidRDefault="00851BA7">
      <w:pPr>
        <w:pStyle w:val="BodyText"/>
        <w:rPr>
          <w:b/>
          <w:sz w:val="20"/>
        </w:rPr>
      </w:pPr>
    </w:p>
    <w:p w14:paraId="5558D7C9" w14:textId="77777777" w:rsidR="00851BA7" w:rsidRDefault="00851BA7">
      <w:pPr>
        <w:pStyle w:val="BodyText"/>
        <w:rPr>
          <w:b/>
          <w:sz w:val="20"/>
        </w:rPr>
      </w:pPr>
    </w:p>
    <w:p w14:paraId="4C5B2ADC" w14:textId="77777777" w:rsidR="00851BA7" w:rsidRDefault="00851BA7">
      <w:pPr>
        <w:pStyle w:val="BodyText"/>
        <w:rPr>
          <w:b/>
          <w:sz w:val="20"/>
        </w:rPr>
      </w:pPr>
    </w:p>
    <w:p w14:paraId="608828E4" w14:textId="77777777" w:rsidR="00851BA7" w:rsidRDefault="00851BA7">
      <w:pPr>
        <w:pStyle w:val="BodyText"/>
        <w:rPr>
          <w:b/>
          <w:sz w:val="20"/>
        </w:rPr>
      </w:pPr>
    </w:p>
    <w:p w14:paraId="62958D0A" w14:textId="77777777" w:rsidR="00851BA7" w:rsidRDefault="00851BA7">
      <w:pPr>
        <w:pStyle w:val="BodyText"/>
        <w:rPr>
          <w:b/>
          <w:sz w:val="20"/>
        </w:rPr>
      </w:pPr>
    </w:p>
    <w:p w14:paraId="1E50AD26" w14:textId="77777777" w:rsidR="00851BA7" w:rsidRDefault="00851BA7">
      <w:pPr>
        <w:pStyle w:val="BodyText"/>
        <w:rPr>
          <w:b/>
          <w:sz w:val="20"/>
        </w:rPr>
      </w:pPr>
    </w:p>
    <w:p w14:paraId="180F4F97" w14:textId="77777777" w:rsidR="00851BA7" w:rsidRDefault="00851BA7">
      <w:pPr>
        <w:pStyle w:val="BodyText"/>
        <w:rPr>
          <w:b/>
          <w:sz w:val="20"/>
        </w:rPr>
      </w:pPr>
    </w:p>
    <w:p w14:paraId="1E6D23F5" w14:textId="77777777" w:rsidR="00851BA7" w:rsidRDefault="00851BA7">
      <w:pPr>
        <w:pStyle w:val="BodyText"/>
        <w:rPr>
          <w:b/>
          <w:sz w:val="20"/>
        </w:rPr>
      </w:pPr>
    </w:p>
    <w:p w14:paraId="5C092826" w14:textId="77777777" w:rsidR="00851BA7" w:rsidRDefault="00851BA7">
      <w:pPr>
        <w:pStyle w:val="BodyText"/>
        <w:rPr>
          <w:b/>
          <w:sz w:val="20"/>
        </w:rPr>
      </w:pPr>
    </w:p>
    <w:p w14:paraId="665611D8" w14:textId="77777777" w:rsidR="00851BA7" w:rsidRDefault="00851BA7">
      <w:pPr>
        <w:pStyle w:val="BodyText"/>
        <w:rPr>
          <w:b/>
          <w:sz w:val="20"/>
        </w:rPr>
      </w:pPr>
    </w:p>
    <w:p w14:paraId="0EF775B8" w14:textId="77777777" w:rsidR="00851BA7" w:rsidRDefault="00851BA7">
      <w:pPr>
        <w:pStyle w:val="BodyText"/>
        <w:rPr>
          <w:b/>
          <w:sz w:val="20"/>
        </w:rPr>
      </w:pPr>
    </w:p>
    <w:p w14:paraId="466BDD0C" w14:textId="77777777" w:rsidR="00851BA7" w:rsidRDefault="00851BA7">
      <w:pPr>
        <w:pStyle w:val="BodyText"/>
        <w:rPr>
          <w:b/>
          <w:sz w:val="20"/>
        </w:rPr>
      </w:pPr>
    </w:p>
    <w:p w14:paraId="330C00F5" w14:textId="77777777" w:rsidR="00851BA7" w:rsidRDefault="00851BA7">
      <w:pPr>
        <w:pStyle w:val="BodyText"/>
        <w:rPr>
          <w:b/>
          <w:sz w:val="20"/>
        </w:rPr>
      </w:pPr>
    </w:p>
    <w:p w14:paraId="6E8D8A8C" w14:textId="77777777" w:rsidR="00851BA7" w:rsidRDefault="00851BA7">
      <w:pPr>
        <w:pStyle w:val="BodyText"/>
        <w:rPr>
          <w:b/>
          <w:sz w:val="20"/>
        </w:rPr>
      </w:pPr>
    </w:p>
    <w:p w14:paraId="47090B01" w14:textId="77777777" w:rsidR="00851BA7" w:rsidRDefault="00851BA7">
      <w:pPr>
        <w:pStyle w:val="BodyText"/>
        <w:rPr>
          <w:b/>
          <w:sz w:val="20"/>
        </w:rPr>
      </w:pPr>
    </w:p>
    <w:p w14:paraId="40F7FFCD" w14:textId="77777777" w:rsidR="00851BA7" w:rsidRDefault="00851BA7">
      <w:pPr>
        <w:pStyle w:val="BodyText"/>
        <w:rPr>
          <w:b/>
          <w:sz w:val="20"/>
        </w:rPr>
      </w:pPr>
    </w:p>
    <w:p w14:paraId="051D3E88" w14:textId="77777777" w:rsidR="00851BA7" w:rsidRDefault="00851BA7">
      <w:pPr>
        <w:pStyle w:val="BodyText"/>
        <w:rPr>
          <w:b/>
          <w:sz w:val="20"/>
        </w:rPr>
      </w:pPr>
    </w:p>
    <w:p w14:paraId="4DF49FD4" w14:textId="77777777" w:rsidR="00851BA7" w:rsidRDefault="00B46A54">
      <w:pPr>
        <w:pStyle w:val="BodyText"/>
        <w:spacing w:before="7"/>
        <w:rPr>
          <w:b/>
          <w:sz w:val="26"/>
        </w:rPr>
      </w:pPr>
      <w:r>
        <w:rPr>
          <w:noProof/>
        </w:rPr>
        <w:drawing>
          <wp:anchor distT="0" distB="0" distL="0" distR="0" simplePos="0" relativeHeight="251654656" behindDoc="0" locked="0" layoutInCell="1" allowOverlap="1" wp14:anchorId="41AC07C9" wp14:editId="7FB38AF9">
            <wp:simplePos x="0" y="0"/>
            <wp:positionH relativeFrom="page">
              <wp:posOffset>914400</wp:posOffset>
            </wp:positionH>
            <wp:positionV relativeFrom="paragraph">
              <wp:posOffset>299955</wp:posOffset>
            </wp:positionV>
            <wp:extent cx="2373713" cy="1623345"/>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43" cstate="print"/>
                    <a:stretch>
                      <a:fillRect/>
                    </a:stretch>
                  </pic:blipFill>
                  <pic:spPr>
                    <a:xfrm>
                      <a:off x="0" y="0"/>
                      <a:ext cx="2373713" cy="1623345"/>
                    </a:xfrm>
                    <a:prstGeom prst="rect">
                      <a:avLst/>
                    </a:prstGeom>
                  </pic:spPr>
                </pic:pic>
              </a:graphicData>
            </a:graphic>
          </wp:anchor>
        </w:drawing>
      </w:r>
      <w:r>
        <w:rPr>
          <w:noProof/>
        </w:rPr>
        <w:drawing>
          <wp:anchor distT="0" distB="0" distL="0" distR="0" simplePos="0" relativeHeight="251655680" behindDoc="0" locked="0" layoutInCell="1" allowOverlap="1" wp14:anchorId="25E7744F" wp14:editId="3B65CC4C">
            <wp:simplePos x="0" y="0"/>
            <wp:positionH relativeFrom="page">
              <wp:posOffset>4431746</wp:posOffset>
            </wp:positionH>
            <wp:positionV relativeFrom="paragraph">
              <wp:posOffset>231183</wp:posOffset>
            </wp:positionV>
            <wp:extent cx="2441756" cy="1667256"/>
            <wp:effectExtent l="0" t="0" r="0" b="0"/>
            <wp:wrapTopAndBottom/>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44" cstate="print"/>
                    <a:stretch>
                      <a:fillRect/>
                    </a:stretch>
                  </pic:blipFill>
                  <pic:spPr>
                    <a:xfrm>
                      <a:off x="0" y="0"/>
                      <a:ext cx="2441756" cy="1667256"/>
                    </a:xfrm>
                    <a:prstGeom prst="rect">
                      <a:avLst/>
                    </a:prstGeom>
                  </pic:spPr>
                </pic:pic>
              </a:graphicData>
            </a:graphic>
          </wp:anchor>
        </w:drawing>
      </w:r>
    </w:p>
    <w:p w14:paraId="3CA4593D" w14:textId="77777777" w:rsidR="00851BA7" w:rsidRDefault="00851BA7">
      <w:pPr>
        <w:rPr>
          <w:sz w:val="26"/>
        </w:rPr>
        <w:sectPr w:rsidR="00851BA7">
          <w:pgSz w:w="12240" w:h="15840"/>
          <w:pgMar w:top="1460" w:right="320" w:bottom="920" w:left="180" w:header="0" w:footer="500" w:gutter="0"/>
          <w:cols w:space="720"/>
        </w:sectPr>
      </w:pPr>
    </w:p>
    <w:p w14:paraId="08004F1B" w14:textId="77777777" w:rsidR="00851BA7" w:rsidRDefault="00851BA7">
      <w:pPr>
        <w:pStyle w:val="BodyText"/>
        <w:spacing w:before="7"/>
        <w:rPr>
          <w:b/>
          <w:sz w:val="14"/>
        </w:rPr>
      </w:pPr>
    </w:p>
    <w:p w14:paraId="0EE77F66" w14:textId="77777777" w:rsidR="00851BA7" w:rsidRDefault="00B46A54">
      <w:pPr>
        <w:tabs>
          <w:tab w:val="left" w:pos="6827"/>
        </w:tabs>
        <w:ind w:left="1200"/>
        <w:rPr>
          <w:sz w:val="20"/>
        </w:rPr>
      </w:pPr>
      <w:r>
        <w:rPr>
          <w:noProof/>
          <w:position w:val="2"/>
          <w:sz w:val="20"/>
        </w:rPr>
        <w:drawing>
          <wp:inline distT="0" distB="0" distL="0" distR="0" wp14:anchorId="4B5B5208" wp14:editId="0966CF42">
            <wp:extent cx="2425156" cy="1653540"/>
            <wp:effectExtent l="0" t="0" r="0" b="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45" cstate="print"/>
                    <a:stretch>
                      <a:fillRect/>
                    </a:stretch>
                  </pic:blipFill>
                  <pic:spPr>
                    <a:xfrm>
                      <a:off x="0" y="0"/>
                      <a:ext cx="2425156" cy="1653540"/>
                    </a:xfrm>
                    <a:prstGeom prst="rect">
                      <a:avLst/>
                    </a:prstGeom>
                  </pic:spPr>
                </pic:pic>
              </a:graphicData>
            </a:graphic>
          </wp:inline>
        </w:drawing>
      </w:r>
      <w:r>
        <w:rPr>
          <w:position w:val="2"/>
          <w:sz w:val="20"/>
        </w:rPr>
        <w:tab/>
      </w:r>
      <w:r>
        <w:rPr>
          <w:noProof/>
          <w:sz w:val="20"/>
        </w:rPr>
        <w:drawing>
          <wp:inline distT="0" distB="0" distL="0" distR="0" wp14:anchorId="4829BBFE" wp14:editId="041DCEC7">
            <wp:extent cx="2384236" cy="1686496"/>
            <wp:effectExtent l="0" t="0" r="0" b="0"/>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46" cstate="print"/>
                    <a:stretch>
                      <a:fillRect/>
                    </a:stretch>
                  </pic:blipFill>
                  <pic:spPr>
                    <a:xfrm>
                      <a:off x="0" y="0"/>
                      <a:ext cx="2384236" cy="1686496"/>
                    </a:xfrm>
                    <a:prstGeom prst="rect">
                      <a:avLst/>
                    </a:prstGeom>
                  </pic:spPr>
                </pic:pic>
              </a:graphicData>
            </a:graphic>
          </wp:inline>
        </w:drawing>
      </w:r>
    </w:p>
    <w:p w14:paraId="620F358F" w14:textId="77777777" w:rsidR="00851BA7" w:rsidRDefault="00B46A54">
      <w:pPr>
        <w:pStyle w:val="BodyText"/>
        <w:spacing w:before="8"/>
        <w:rPr>
          <w:b/>
          <w:sz w:val="23"/>
        </w:rPr>
      </w:pPr>
      <w:r>
        <w:rPr>
          <w:noProof/>
        </w:rPr>
        <w:drawing>
          <wp:anchor distT="0" distB="0" distL="0" distR="0" simplePos="0" relativeHeight="251656704" behindDoc="0" locked="0" layoutInCell="1" allowOverlap="1" wp14:anchorId="0692510F" wp14:editId="363C58BC">
            <wp:simplePos x="0" y="0"/>
            <wp:positionH relativeFrom="page">
              <wp:posOffset>914400</wp:posOffset>
            </wp:positionH>
            <wp:positionV relativeFrom="paragraph">
              <wp:posOffset>238414</wp:posOffset>
            </wp:positionV>
            <wp:extent cx="2403110" cy="1657350"/>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47" cstate="print"/>
                    <a:stretch>
                      <a:fillRect/>
                    </a:stretch>
                  </pic:blipFill>
                  <pic:spPr>
                    <a:xfrm>
                      <a:off x="0" y="0"/>
                      <a:ext cx="2403110" cy="1657350"/>
                    </a:xfrm>
                    <a:prstGeom prst="rect">
                      <a:avLst/>
                    </a:prstGeom>
                  </pic:spPr>
                </pic:pic>
              </a:graphicData>
            </a:graphic>
          </wp:anchor>
        </w:drawing>
      </w:r>
      <w:r>
        <w:rPr>
          <w:noProof/>
        </w:rPr>
        <w:drawing>
          <wp:anchor distT="0" distB="0" distL="0" distR="0" simplePos="0" relativeHeight="251657728" behindDoc="0" locked="0" layoutInCell="1" allowOverlap="1" wp14:anchorId="4424E52F" wp14:editId="56792173">
            <wp:simplePos x="0" y="0"/>
            <wp:positionH relativeFrom="page">
              <wp:posOffset>4437142</wp:posOffset>
            </wp:positionH>
            <wp:positionV relativeFrom="paragraph">
              <wp:posOffset>208417</wp:posOffset>
            </wp:positionV>
            <wp:extent cx="2415331" cy="1736217"/>
            <wp:effectExtent l="0" t="0" r="0" b="0"/>
            <wp:wrapTopAndBottom/>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8" cstate="print"/>
                    <a:stretch>
                      <a:fillRect/>
                    </a:stretch>
                  </pic:blipFill>
                  <pic:spPr>
                    <a:xfrm>
                      <a:off x="0" y="0"/>
                      <a:ext cx="2415331" cy="1736217"/>
                    </a:xfrm>
                    <a:prstGeom prst="rect">
                      <a:avLst/>
                    </a:prstGeom>
                  </pic:spPr>
                </pic:pic>
              </a:graphicData>
            </a:graphic>
          </wp:anchor>
        </w:drawing>
      </w:r>
      <w:r>
        <w:rPr>
          <w:noProof/>
        </w:rPr>
        <w:drawing>
          <wp:anchor distT="0" distB="0" distL="0" distR="0" simplePos="0" relativeHeight="251658752" behindDoc="0" locked="0" layoutInCell="1" allowOverlap="1" wp14:anchorId="00052FC5" wp14:editId="620636C3">
            <wp:simplePos x="0" y="0"/>
            <wp:positionH relativeFrom="page">
              <wp:posOffset>933450</wp:posOffset>
            </wp:positionH>
            <wp:positionV relativeFrom="paragraph">
              <wp:posOffset>2048164</wp:posOffset>
            </wp:positionV>
            <wp:extent cx="2414374" cy="1653539"/>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49" cstate="print"/>
                    <a:stretch>
                      <a:fillRect/>
                    </a:stretch>
                  </pic:blipFill>
                  <pic:spPr>
                    <a:xfrm>
                      <a:off x="0" y="0"/>
                      <a:ext cx="2414374" cy="1653539"/>
                    </a:xfrm>
                    <a:prstGeom prst="rect">
                      <a:avLst/>
                    </a:prstGeom>
                  </pic:spPr>
                </pic:pic>
              </a:graphicData>
            </a:graphic>
          </wp:anchor>
        </w:drawing>
      </w:r>
      <w:r>
        <w:rPr>
          <w:noProof/>
        </w:rPr>
        <w:drawing>
          <wp:anchor distT="0" distB="0" distL="0" distR="0" simplePos="0" relativeHeight="251659776" behindDoc="0" locked="0" layoutInCell="1" allowOverlap="1" wp14:anchorId="236FB866" wp14:editId="1001F56D">
            <wp:simplePos x="0" y="0"/>
            <wp:positionH relativeFrom="page">
              <wp:posOffset>4449519</wp:posOffset>
            </wp:positionH>
            <wp:positionV relativeFrom="paragraph">
              <wp:posOffset>2059073</wp:posOffset>
            </wp:positionV>
            <wp:extent cx="2366849" cy="1686496"/>
            <wp:effectExtent l="0" t="0" r="0" b="0"/>
            <wp:wrapTopAndBottom/>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50" cstate="print"/>
                    <a:stretch>
                      <a:fillRect/>
                    </a:stretch>
                  </pic:blipFill>
                  <pic:spPr>
                    <a:xfrm>
                      <a:off x="0" y="0"/>
                      <a:ext cx="2366849" cy="1686496"/>
                    </a:xfrm>
                    <a:prstGeom prst="rect">
                      <a:avLst/>
                    </a:prstGeom>
                  </pic:spPr>
                </pic:pic>
              </a:graphicData>
            </a:graphic>
          </wp:anchor>
        </w:drawing>
      </w:r>
    </w:p>
    <w:p w14:paraId="7C86900E" w14:textId="77777777" w:rsidR="00851BA7" w:rsidRDefault="00851BA7">
      <w:pPr>
        <w:pStyle w:val="BodyText"/>
        <w:spacing w:before="9"/>
        <w:rPr>
          <w:b/>
          <w:sz w:val="7"/>
        </w:rPr>
      </w:pPr>
    </w:p>
    <w:p w14:paraId="51515282" w14:textId="77777777" w:rsidR="00851BA7" w:rsidRDefault="00851BA7">
      <w:pPr>
        <w:rPr>
          <w:sz w:val="7"/>
        </w:rPr>
        <w:sectPr w:rsidR="00851BA7">
          <w:pgSz w:w="12240" w:h="15840"/>
          <w:pgMar w:top="1500" w:right="320" w:bottom="920" w:left="180" w:header="0" w:footer="500" w:gutter="0"/>
          <w:cols w:space="720"/>
        </w:sectPr>
      </w:pPr>
    </w:p>
    <w:p w14:paraId="37D734F2" w14:textId="77777777" w:rsidR="00851BA7" w:rsidRDefault="00B46A54">
      <w:pPr>
        <w:pStyle w:val="Heading1"/>
        <w:spacing w:line="539" w:lineRule="exact"/>
        <w:ind w:left="1259" w:firstLine="0"/>
      </w:pPr>
      <w:r>
        <w:lastRenderedPageBreak/>
        <w:t>Appendix D - Key to Requirements Labeling</w:t>
      </w:r>
    </w:p>
    <w:p w14:paraId="5616FB15" w14:textId="77777777" w:rsidR="00851BA7" w:rsidRDefault="00B46A54">
      <w:pPr>
        <w:pStyle w:val="BodyText"/>
        <w:spacing w:before="338"/>
        <w:ind w:left="123"/>
        <w:jc w:val="center"/>
      </w:pPr>
      <w:r>
        <w:t xml:space="preserve">User or Function </w:t>
      </w:r>
      <w:proofErr w:type="gramStart"/>
      <w:r>
        <w:t>Code .</w:t>
      </w:r>
      <w:proofErr w:type="gramEnd"/>
      <w:r>
        <w:t xml:space="preserve"> </w:t>
      </w:r>
      <w:proofErr w:type="gramStart"/>
      <w:r>
        <w:t>Priority .</w:t>
      </w:r>
      <w:proofErr w:type="gramEnd"/>
      <w:r>
        <w:t xml:space="preserve"> Requirement Number</w:t>
      </w:r>
    </w:p>
    <w:p w14:paraId="4AAB464B" w14:textId="77777777" w:rsidR="00851BA7" w:rsidRDefault="00851BA7">
      <w:pPr>
        <w:pStyle w:val="BodyText"/>
        <w:rPr>
          <w:sz w:val="20"/>
        </w:rPr>
      </w:pPr>
    </w:p>
    <w:p w14:paraId="27B49A24" w14:textId="77777777" w:rsidR="00851BA7" w:rsidRDefault="00851BA7">
      <w:pPr>
        <w:pStyle w:val="BodyText"/>
        <w:spacing w:before="4"/>
        <w:rPr>
          <w:sz w:val="10"/>
        </w:rPr>
      </w:pPr>
    </w:p>
    <w:tbl>
      <w:tblPr>
        <w:tblW w:w="0" w:type="auto"/>
        <w:tblInd w:w="17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00"/>
        <w:gridCol w:w="3210"/>
        <w:gridCol w:w="2460"/>
      </w:tblGrid>
      <w:tr w:rsidR="00851BA7" w14:paraId="308D3659" w14:textId="77777777">
        <w:trPr>
          <w:trHeight w:val="509"/>
        </w:trPr>
        <w:tc>
          <w:tcPr>
            <w:tcW w:w="2700" w:type="dxa"/>
            <w:shd w:val="clear" w:color="auto" w:fill="C8D9F7"/>
          </w:tcPr>
          <w:p w14:paraId="568A2A53" w14:textId="77777777" w:rsidR="00851BA7" w:rsidRDefault="00B46A54">
            <w:pPr>
              <w:pStyle w:val="TableParagraph"/>
              <w:spacing w:before="116"/>
              <w:rPr>
                <w:sz w:val="24"/>
              </w:rPr>
            </w:pPr>
            <w:r>
              <w:rPr>
                <w:sz w:val="24"/>
              </w:rPr>
              <w:t>User or Function Code</w:t>
            </w:r>
          </w:p>
        </w:tc>
        <w:tc>
          <w:tcPr>
            <w:tcW w:w="3210" w:type="dxa"/>
            <w:shd w:val="clear" w:color="auto" w:fill="C8D9F7"/>
          </w:tcPr>
          <w:p w14:paraId="0D86846D" w14:textId="77777777" w:rsidR="00851BA7" w:rsidRDefault="00B46A54">
            <w:pPr>
              <w:pStyle w:val="TableParagraph"/>
              <w:spacing w:before="116"/>
              <w:rPr>
                <w:sz w:val="24"/>
              </w:rPr>
            </w:pPr>
            <w:r>
              <w:rPr>
                <w:sz w:val="24"/>
              </w:rPr>
              <w:t>Priority Level</w:t>
            </w:r>
          </w:p>
        </w:tc>
        <w:tc>
          <w:tcPr>
            <w:tcW w:w="2460" w:type="dxa"/>
            <w:shd w:val="clear" w:color="auto" w:fill="C8D9F7"/>
          </w:tcPr>
          <w:p w14:paraId="7C930E01" w14:textId="77777777" w:rsidR="00851BA7" w:rsidRDefault="00B46A54">
            <w:pPr>
              <w:pStyle w:val="TableParagraph"/>
              <w:spacing w:before="116"/>
              <w:rPr>
                <w:sz w:val="24"/>
              </w:rPr>
            </w:pPr>
            <w:r>
              <w:rPr>
                <w:sz w:val="24"/>
              </w:rPr>
              <w:t>Requirement Number</w:t>
            </w:r>
          </w:p>
        </w:tc>
      </w:tr>
      <w:tr w:rsidR="00851BA7" w14:paraId="637B4486" w14:textId="77777777">
        <w:trPr>
          <w:trHeight w:val="794"/>
        </w:trPr>
        <w:tc>
          <w:tcPr>
            <w:tcW w:w="2700" w:type="dxa"/>
          </w:tcPr>
          <w:p w14:paraId="346AC315" w14:textId="77777777" w:rsidR="00851BA7" w:rsidRDefault="00B46A54">
            <w:pPr>
              <w:pStyle w:val="TableParagraph"/>
              <w:rPr>
                <w:sz w:val="24"/>
              </w:rPr>
            </w:pPr>
            <w:r>
              <w:rPr>
                <w:sz w:val="24"/>
              </w:rPr>
              <w:t>A: Administrators</w:t>
            </w:r>
          </w:p>
        </w:tc>
        <w:tc>
          <w:tcPr>
            <w:tcW w:w="3210" w:type="dxa"/>
          </w:tcPr>
          <w:p w14:paraId="7ECAD2CB" w14:textId="77777777" w:rsidR="00851BA7" w:rsidRDefault="00B46A54">
            <w:pPr>
              <w:pStyle w:val="TableParagraph"/>
              <w:spacing w:line="244" w:lineRule="auto"/>
              <w:rPr>
                <w:sz w:val="24"/>
              </w:rPr>
            </w:pPr>
            <w:r>
              <w:rPr>
                <w:sz w:val="24"/>
              </w:rPr>
              <w:t>H: High priority (necessary for basic program functionality)</w:t>
            </w:r>
          </w:p>
        </w:tc>
        <w:tc>
          <w:tcPr>
            <w:tcW w:w="2460" w:type="dxa"/>
          </w:tcPr>
          <w:p w14:paraId="4605B19A" w14:textId="77777777" w:rsidR="00851BA7" w:rsidRDefault="00B46A54">
            <w:pPr>
              <w:pStyle w:val="TableParagraph"/>
              <w:spacing w:line="244" w:lineRule="auto"/>
              <w:ind w:right="156"/>
              <w:rPr>
                <w:sz w:val="24"/>
              </w:rPr>
            </w:pPr>
            <w:r>
              <w:rPr>
                <w:sz w:val="24"/>
              </w:rPr>
              <w:t>#: Number for ordering</w:t>
            </w:r>
          </w:p>
        </w:tc>
      </w:tr>
      <w:tr w:rsidR="00851BA7" w14:paraId="5FE389C3" w14:textId="77777777">
        <w:trPr>
          <w:trHeight w:val="1079"/>
        </w:trPr>
        <w:tc>
          <w:tcPr>
            <w:tcW w:w="2700" w:type="dxa"/>
          </w:tcPr>
          <w:p w14:paraId="0B00B1E2" w14:textId="77777777" w:rsidR="00851BA7" w:rsidRDefault="00B46A54">
            <w:pPr>
              <w:pStyle w:val="TableParagraph"/>
              <w:rPr>
                <w:sz w:val="24"/>
              </w:rPr>
            </w:pPr>
            <w:r>
              <w:rPr>
                <w:sz w:val="24"/>
              </w:rPr>
              <w:t>D: Database</w:t>
            </w:r>
          </w:p>
        </w:tc>
        <w:tc>
          <w:tcPr>
            <w:tcW w:w="3210" w:type="dxa"/>
          </w:tcPr>
          <w:p w14:paraId="34B4DF7A" w14:textId="77777777" w:rsidR="00851BA7" w:rsidRDefault="00B46A54">
            <w:pPr>
              <w:pStyle w:val="TableParagraph"/>
              <w:rPr>
                <w:sz w:val="24"/>
              </w:rPr>
            </w:pPr>
            <w:r>
              <w:rPr>
                <w:sz w:val="24"/>
              </w:rPr>
              <w:t>L: Low priority (implemented after all high and medium priority requirements)</w:t>
            </w:r>
          </w:p>
        </w:tc>
        <w:tc>
          <w:tcPr>
            <w:tcW w:w="2460" w:type="dxa"/>
          </w:tcPr>
          <w:p w14:paraId="19EE23E3" w14:textId="77777777" w:rsidR="00851BA7" w:rsidRDefault="00851BA7">
            <w:pPr>
              <w:pStyle w:val="TableParagraph"/>
              <w:spacing w:before="0"/>
              <w:ind w:left="0"/>
              <w:rPr>
                <w:rFonts w:ascii="Times New Roman"/>
                <w:sz w:val="24"/>
              </w:rPr>
            </w:pPr>
          </w:p>
        </w:tc>
      </w:tr>
      <w:tr w:rsidR="00851BA7" w14:paraId="1E32068E" w14:textId="77777777">
        <w:trPr>
          <w:trHeight w:val="1094"/>
        </w:trPr>
        <w:tc>
          <w:tcPr>
            <w:tcW w:w="2700" w:type="dxa"/>
          </w:tcPr>
          <w:p w14:paraId="3728F6ED" w14:textId="77777777" w:rsidR="00851BA7" w:rsidRDefault="00B46A54">
            <w:pPr>
              <w:pStyle w:val="TableParagraph"/>
              <w:spacing w:before="116"/>
              <w:rPr>
                <w:sz w:val="24"/>
              </w:rPr>
            </w:pPr>
            <w:r>
              <w:rPr>
                <w:sz w:val="24"/>
              </w:rPr>
              <w:t>HW: Hardware</w:t>
            </w:r>
          </w:p>
        </w:tc>
        <w:tc>
          <w:tcPr>
            <w:tcW w:w="3210" w:type="dxa"/>
          </w:tcPr>
          <w:p w14:paraId="3995A9F4" w14:textId="77777777" w:rsidR="00851BA7" w:rsidRDefault="00B46A54">
            <w:pPr>
              <w:pStyle w:val="TableParagraph"/>
              <w:spacing w:before="116"/>
              <w:rPr>
                <w:sz w:val="24"/>
              </w:rPr>
            </w:pPr>
            <w:r>
              <w:rPr>
                <w:sz w:val="24"/>
              </w:rPr>
              <w:t>M: Medium priority (not necessary for basic program functionality)</w:t>
            </w:r>
          </w:p>
        </w:tc>
        <w:tc>
          <w:tcPr>
            <w:tcW w:w="2460" w:type="dxa"/>
          </w:tcPr>
          <w:p w14:paraId="3DA5D6E6" w14:textId="77777777" w:rsidR="00851BA7" w:rsidRDefault="00851BA7">
            <w:pPr>
              <w:pStyle w:val="TableParagraph"/>
              <w:spacing w:before="0"/>
              <w:ind w:left="0"/>
              <w:rPr>
                <w:rFonts w:ascii="Times New Roman"/>
                <w:sz w:val="24"/>
              </w:rPr>
            </w:pPr>
          </w:p>
        </w:tc>
      </w:tr>
      <w:tr w:rsidR="00851BA7" w14:paraId="74614BFF" w14:textId="77777777">
        <w:trPr>
          <w:trHeight w:val="884"/>
        </w:trPr>
        <w:tc>
          <w:tcPr>
            <w:tcW w:w="2700" w:type="dxa"/>
          </w:tcPr>
          <w:p w14:paraId="003236A1" w14:textId="77777777" w:rsidR="00851BA7" w:rsidRDefault="00B46A54">
            <w:pPr>
              <w:pStyle w:val="TableParagraph"/>
              <w:spacing w:line="283" w:lineRule="auto"/>
              <w:rPr>
                <w:sz w:val="24"/>
              </w:rPr>
            </w:pPr>
            <w:r>
              <w:rPr>
                <w:sz w:val="24"/>
              </w:rPr>
              <w:t>N: Native language speakers</w:t>
            </w:r>
          </w:p>
        </w:tc>
        <w:tc>
          <w:tcPr>
            <w:tcW w:w="3210" w:type="dxa"/>
          </w:tcPr>
          <w:p w14:paraId="21666514" w14:textId="77777777" w:rsidR="00851BA7" w:rsidRDefault="00851BA7">
            <w:pPr>
              <w:pStyle w:val="TableParagraph"/>
              <w:spacing w:before="0"/>
              <w:ind w:left="0"/>
              <w:rPr>
                <w:rFonts w:ascii="Times New Roman"/>
                <w:sz w:val="24"/>
              </w:rPr>
            </w:pPr>
          </w:p>
        </w:tc>
        <w:tc>
          <w:tcPr>
            <w:tcW w:w="2460" w:type="dxa"/>
          </w:tcPr>
          <w:p w14:paraId="704078A5" w14:textId="77777777" w:rsidR="00851BA7" w:rsidRDefault="00851BA7">
            <w:pPr>
              <w:pStyle w:val="TableParagraph"/>
              <w:spacing w:before="0"/>
              <w:ind w:left="0"/>
              <w:rPr>
                <w:rFonts w:ascii="Times New Roman"/>
                <w:sz w:val="24"/>
              </w:rPr>
            </w:pPr>
          </w:p>
        </w:tc>
      </w:tr>
      <w:tr w:rsidR="00851BA7" w14:paraId="6D02FFBD" w14:textId="77777777">
        <w:trPr>
          <w:trHeight w:val="539"/>
        </w:trPr>
        <w:tc>
          <w:tcPr>
            <w:tcW w:w="2700" w:type="dxa"/>
          </w:tcPr>
          <w:p w14:paraId="53AD71CB" w14:textId="77777777" w:rsidR="00851BA7" w:rsidRDefault="00B46A54">
            <w:pPr>
              <w:pStyle w:val="TableParagraph"/>
              <w:rPr>
                <w:sz w:val="24"/>
              </w:rPr>
            </w:pPr>
            <w:r>
              <w:rPr>
                <w:sz w:val="24"/>
              </w:rPr>
              <w:t>R: Researchers</w:t>
            </w:r>
          </w:p>
        </w:tc>
        <w:tc>
          <w:tcPr>
            <w:tcW w:w="3210" w:type="dxa"/>
          </w:tcPr>
          <w:p w14:paraId="3FF351D6" w14:textId="77777777" w:rsidR="00851BA7" w:rsidRDefault="00851BA7">
            <w:pPr>
              <w:pStyle w:val="TableParagraph"/>
              <w:spacing w:before="0"/>
              <w:ind w:left="0"/>
              <w:rPr>
                <w:rFonts w:ascii="Times New Roman"/>
                <w:sz w:val="24"/>
              </w:rPr>
            </w:pPr>
          </w:p>
        </w:tc>
        <w:tc>
          <w:tcPr>
            <w:tcW w:w="2460" w:type="dxa"/>
          </w:tcPr>
          <w:p w14:paraId="74975774" w14:textId="77777777" w:rsidR="00851BA7" w:rsidRDefault="00851BA7">
            <w:pPr>
              <w:pStyle w:val="TableParagraph"/>
              <w:spacing w:before="0"/>
              <w:ind w:left="0"/>
              <w:rPr>
                <w:rFonts w:ascii="Times New Roman"/>
                <w:sz w:val="24"/>
              </w:rPr>
            </w:pPr>
          </w:p>
        </w:tc>
      </w:tr>
      <w:tr w:rsidR="00851BA7" w14:paraId="30613172" w14:textId="77777777">
        <w:trPr>
          <w:trHeight w:val="884"/>
        </w:trPr>
        <w:tc>
          <w:tcPr>
            <w:tcW w:w="2700" w:type="dxa"/>
          </w:tcPr>
          <w:p w14:paraId="2719E694" w14:textId="77777777" w:rsidR="00851BA7" w:rsidRDefault="00B46A54">
            <w:pPr>
              <w:pStyle w:val="TableParagraph"/>
              <w:spacing w:before="116" w:line="271" w:lineRule="auto"/>
              <w:ind w:right="962"/>
              <w:rPr>
                <w:sz w:val="24"/>
              </w:rPr>
            </w:pPr>
            <w:r>
              <w:rPr>
                <w:sz w:val="24"/>
              </w:rPr>
              <w:t>RN: Researchers (non-functional)</w:t>
            </w:r>
          </w:p>
        </w:tc>
        <w:tc>
          <w:tcPr>
            <w:tcW w:w="3210" w:type="dxa"/>
          </w:tcPr>
          <w:p w14:paraId="27AF8B6B" w14:textId="77777777" w:rsidR="00851BA7" w:rsidRDefault="00851BA7">
            <w:pPr>
              <w:pStyle w:val="TableParagraph"/>
              <w:spacing w:before="0"/>
              <w:ind w:left="0"/>
              <w:rPr>
                <w:rFonts w:ascii="Times New Roman"/>
                <w:sz w:val="24"/>
              </w:rPr>
            </w:pPr>
          </w:p>
        </w:tc>
        <w:tc>
          <w:tcPr>
            <w:tcW w:w="2460" w:type="dxa"/>
          </w:tcPr>
          <w:p w14:paraId="14843E92" w14:textId="77777777" w:rsidR="00851BA7" w:rsidRDefault="00851BA7">
            <w:pPr>
              <w:pStyle w:val="TableParagraph"/>
              <w:spacing w:before="0"/>
              <w:ind w:left="0"/>
              <w:rPr>
                <w:rFonts w:ascii="Times New Roman"/>
                <w:sz w:val="24"/>
              </w:rPr>
            </w:pPr>
          </w:p>
        </w:tc>
      </w:tr>
      <w:tr w:rsidR="00851BA7" w14:paraId="10077F61" w14:textId="77777777">
        <w:trPr>
          <w:trHeight w:val="554"/>
        </w:trPr>
        <w:tc>
          <w:tcPr>
            <w:tcW w:w="2700" w:type="dxa"/>
          </w:tcPr>
          <w:p w14:paraId="1BB2A40E" w14:textId="77777777" w:rsidR="00851BA7" w:rsidRDefault="00B46A54">
            <w:pPr>
              <w:pStyle w:val="TableParagraph"/>
              <w:spacing w:before="116"/>
              <w:rPr>
                <w:sz w:val="24"/>
              </w:rPr>
            </w:pPr>
            <w:r>
              <w:rPr>
                <w:sz w:val="24"/>
              </w:rPr>
              <w:t>S: Students</w:t>
            </w:r>
          </w:p>
        </w:tc>
        <w:tc>
          <w:tcPr>
            <w:tcW w:w="3210" w:type="dxa"/>
          </w:tcPr>
          <w:p w14:paraId="2F4C650F" w14:textId="77777777" w:rsidR="00851BA7" w:rsidRDefault="00851BA7">
            <w:pPr>
              <w:pStyle w:val="TableParagraph"/>
              <w:spacing w:before="0"/>
              <w:ind w:left="0"/>
              <w:rPr>
                <w:rFonts w:ascii="Times New Roman"/>
                <w:sz w:val="24"/>
              </w:rPr>
            </w:pPr>
          </w:p>
        </w:tc>
        <w:tc>
          <w:tcPr>
            <w:tcW w:w="2460" w:type="dxa"/>
          </w:tcPr>
          <w:p w14:paraId="20CDBE3A" w14:textId="77777777" w:rsidR="00851BA7" w:rsidRDefault="00851BA7">
            <w:pPr>
              <w:pStyle w:val="TableParagraph"/>
              <w:spacing w:before="0"/>
              <w:ind w:left="0"/>
              <w:rPr>
                <w:rFonts w:ascii="Times New Roman"/>
                <w:sz w:val="24"/>
              </w:rPr>
            </w:pPr>
          </w:p>
        </w:tc>
      </w:tr>
      <w:tr w:rsidR="00851BA7" w14:paraId="1C6A7F94" w14:textId="77777777">
        <w:trPr>
          <w:trHeight w:val="539"/>
        </w:trPr>
        <w:tc>
          <w:tcPr>
            <w:tcW w:w="2700" w:type="dxa"/>
          </w:tcPr>
          <w:p w14:paraId="0AAE6A95" w14:textId="77777777" w:rsidR="00851BA7" w:rsidRDefault="00B46A54">
            <w:pPr>
              <w:pStyle w:val="TableParagraph"/>
              <w:rPr>
                <w:sz w:val="24"/>
              </w:rPr>
            </w:pPr>
            <w:r>
              <w:rPr>
                <w:sz w:val="24"/>
              </w:rPr>
              <w:t>SW: Software</w:t>
            </w:r>
          </w:p>
        </w:tc>
        <w:tc>
          <w:tcPr>
            <w:tcW w:w="3210" w:type="dxa"/>
          </w:tcPr>
          <w:p w14:paraId="603B8E66" w14:textId="77777777" w:rsidR="00851BA7" w:rsidRDefault="00851BA7">
            <w:pPr>
              <w:pStyle w:val="TableParagraph"/>
              <w:spacing w:before="0"/>
              <w:ind w:left="0"/>
              <w:rPr>
                <w:rFonts w:ascii="Times New Roman"/>
                <w:sz w:val="24"/>
              </w:rPr>
            </w:pPr>
          </w:p>
        </w:tc>
        <w:tc>
          <w:tcPr>
            <w:tcW w:w="2460" w:type="dxa"/>
          </w:tcPr>
          <w:p w14:paraId="67D2C8B4" w14:textId="77777777" w:rsidR="00851BA7" w:rsidRDefault="00851BA7">
            <w:pPr>
              <w:pStyle w:val="TableParagraph"/>
              <w:spacing w:before="0"/>
              <w:ind w:left="0"/>
              <w:rPr>
                <w:rFonts w:ascii="Times New Roman"/>
                <w:sz w:val="24"/>
              </w:rPr>
            </w:pPr>
          </w:p>
        </w:tc>
      </w:tr>
      <w:tr w:rsidR="00851BA7" w14:paraId="38287245" w14:textId="77777777">
        <w:trPr>
          <w:trHeight w:val="539"/>
        </w:trPr>
        <w:tc>
          <w:tcPr>
            <w:tcW w:w="2700" w:type="dxa"/>
          </w:tcPr>
          <w:p w14:paraId="3CAD109B" w14:textId="77777777" w:rsidR="00851BA7" w:rsidRDefault="00B46A54">
            <w:pPr>
              <w:pStyle w:val="TableParagraph"/>
              <w:rPr>
                <w:sz w:val="24"/>
              </w:rPr>
            </w:pPr>
            <w:r>
              <w:rPr>
                <w:sz w:val="24"/>
              </w:rPr>
              <w:t>T: Teachers</w:t>
            </w:r>
          </w:p>
        </w:tc>
        <w:tc>
          <w:tcPr>
            <w:tcW w:w="3210" w:type="dxa"/>
          </w:tcPr>
          <w:p w14:paraId="5662DADB" w14:textId="77777777" w:rsidR="00851BA7" w:rsidRDefault="00851BA7">
            <w:pPr>
              <w:pStyle w:val="TableParagraph"/>
              <w:spacing w:before="0"/>
              <w:ind w:left="0"/>
              <w:rPr>
                <w:rFonts w:ascii="Times New Roman"/>
                <w:sz w:val="24"/>
              </w:rPr>
            </w:pPr>
          </w:p>
        </w:tc>
        <w:tc>
          <w:tcPr>
            <w:tcW w:w="2460" w:type="dxa"/>
          </w:tcPr>
          <w:p w14:paraId="2972E784" w14:textId="77777777" w:rsidR="00851BA7" w:rsidRDefault="00851BA7">
            <w:pPr>
              <w:pStyle w:val="TableParagraph"/>
              <w:spacing w:before="0"/>
              <w:ind w:left="0"/>
              <w:rPr>
                <w:rFonts w:ascii="Times New Roman"/>
                <w:sz w:val="24"/>
              </w:rPr>
            </w:pPr>
          </w:p>
        </w:tc>
      </w:tr>
      <w:tr w:rsidR="00851BA7" w14:paraId="268B33CF" w14:textId="77777777">
        <w:trPr>
          <w:trHeight w:val="554"/>
        </w:trPr>
        <w:tc>
          <w:tcPr>
            <w:tcW w:w="2700" w:type="dxa"/>
          </w:tcPr>
          <w:p w14:paraId="02B48734" w14:textId="77777777" w:rsidR="00851BA7" w:rsidRDefault="00B46A54">
            <w:pPr>
              <w:pStyle w:val="TableParagraph"/>
              <w:spacing w:before="116"/>
              <w:rPr>
                <w:sz w:val="24"/>
              </w:rPr>
            </w:pPr>
            <w:r>
              <w:rPr>
                <w:sz w:val="24"/>
              </w:rPr>
              <w:t>W: Website</w:t>
            </w:r>
          </w:p>
        </w:tc>
        <w:tc>
          <w:tcPr>
            <w:tcW w:w="3210" w:type="dxa"/>
          </w:tcPr>
          <w:p w14:paraId="62B389F7" w14:textId="77777777" w:rsidR="00851BA7" w:rsidRDefault="00851BA7">
            <w:pPr>
              <w:pStyle w:val="TableParagraph"/>
              <w:spacing w:before="0"/>
              <w:ind w:left="0"/>
              <w:rPr>
                <w:rFonts w:ascii="Times New Roman"/>
                <w:sz w:val="24"/>
              </w:rPr>
            </w:pPr>
          </w:p>
        </w:tc>
        <w:tc>
          <w:tcPr>
            <w:tcW w:w="2460" w:type="dxa"/>
          </w:tcPr>
          <w:p w14:paraId="1CC0ABCA" w14:textId="77777777" w:rsidR="00851BA7" w:rsidRDefault="00851BA7">
            <w:pPr>
              <w:pStyle w:val="TableParagraph"/>
              <w:spacing w:before="0"/>
              <w:ind w:left="0"/>
              <w:rPr>
                <w:rFonts w:ascii="Times New Roman"/>
                <w:sz w:val="24"/>
              </w:rPr>
            </w:pPr>
          </w:p>
        </w:tc>
      </w:tr>
      <w:tr w:rsidR="00851BA7" w14:paraId="405619F1" w14:textId="77777777">
        <w:trPr>
          <w:trHeight w:val="884"/>
        </w:trPr>
        <w:tc>
          <w:tcPr>
            <w:tcW w:w="2700" w:type="dxa"/>
          </w:tcPr>
          <w:p w14:paraId="454F545B" w14:textId="77777777" w:rsidR="00851BA7" w:rsidRDefault="00B46A54">
            <w:pPr>
              <w:pStyle w:val="TableParagraph"/>
              <w:spacing w:line="283" w:lineRule="auto"/>
              <w:ind w:right="965"/>
              <w:rPr>
                <w:sz w:val="24"/>
              </w:rPr>
            </w:pPr>
            <w:r>
              <w:rPr>
                <w:sz w:val="24"/>
              </w:rPr>
              <w:t>WN: Website (non-functional)</w:t>
            </w:r>
          </w:p>
        </w:tc>
        <w:tc>
          <w:tcPr>
            <w:tcW w:w="3210" w:type="dxa"/>
          </w:tcPr>
          <w:p w14:paraId="0F63FDD4" w14:textId="77777777" w:rsidR="00851BA7" w:rsidRDefault="00851BA7">
            <w:pPr>
              <w:pStyle w:val="TableParagraph"/>
              <w:spacing w:before="0"/>
              <w:ind w:left="0"/>
              <w:rPr>
                <w:rFonts w:ascii="Times New Roman"/>
                <w:sz w:val="24"/>
              </w:rPr>
            </w:pPr>
          </w:p>
        </w:tc>
        <w:tc>
          <w:tcPr>
            <w:tcW w:w="2460" w:type="dxa"/>
          </w:tcPr>
          <w:p w14:paraId="0A0D6E88" w14:textId="77777777" w:rsidR="00851BA7" w:rsidRDefault="00851BA7">
            <w:pPr>
              <w:pStyle w:val="TableParagraph"/>
              <w:spacing w:before="0"/>
              <w:ind w:left="0"/>
              <w:rPr>
                <w:rFonts w:ascii="Times New Roman"/>
                <w:sz w:val="24"/>
              </w:rPr>
            </w:pPr>
          </w:p>
        </w:tc>
      </w:tr>
    </w:tbl>
    <w:p w14:paraId="422E17C7" w14:textId="77777777" w:rsidR="00B46A54" w:rsidRDefault="00B46A54"/>
    <w:sectPr w:rsidR="00B46A54">
      <w:pgSz w:w="12240" w:h="15840"/>
      <w:pgMar w:top="1460" w:right="320" w:bottom="920" w:left="180" w:header="0" w:footer="50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imer, Yolanda" w:date="2020-10-08T14:42:00Z" w:initials="RY">
    <w:p w14:paraId="511C4ADC" w14:textId="217D5F8C" w:rsidR="0046081D" w:rsidRDefault="0046081D">
      <w:pPr>
        <w:pStyle w:val="CommentText"/>
      </w:pPr>
      <w:r>
        <w:rPr>
          <w:rStyle w:val="CommentReference"/>
        </w:rPr>
        <w:annotationRef/>
      </w:r>
      <w:r>
        <w:t>Excellent!</w:t>
      </w:r>
      <w:r w:rsidR="00AA1B87">
        <w:t xml:space="preserve"> And great effort creating those surveys. Very creative and effective.</w:t>
      </w:r>
    </w:p>
  </w:comment>
  <w:comment w:id="1" w:author="Reimer, Yolanda" w:date="2020-10-08T14:43:00Z" w:initials="RY">
    <w:p w14:paraId="68F1BF50" w14:textId="050B04FA" w:rsidR="0046081D" w:rsidRDefault="0046081D">
      <w:pPr>
        <w:pStyle w:val="CommentText"/>
      </w:pPr>
      <w:r>
        <w:rPr>
          <w:rStyle w:val="CommentReference"/>
        </w:rPr>
        <w:annotationRef/>
      </w:r>
      <w:r>
        <w:t xml:space="preserve">Oh, but I really wish you had </w:t>
      </w:r>
      <w:proofErr w:type="gramStart"/>
      <w:r>
        <w:t>include</w:t>
      </w:r>
      <w:proofErr w:type="gramEnd"/>
      <w:r>
        <w:t xml:space="preserve"> a summary of the feedback data you received. I would be so interested in what users said and how that influenced your </w:t>
      </w:r>
      <w:proofErr w:type="spellStart"/>
      <w:r>
        <w:t>reqs</w:t>
      </w:r>
      <w:proofErr w:type="spellEnd"/>
      <w:r>
        <w:t xml:space="preserve"> (in a more detailed way than described here)</w:t>
      </w:r>
    </w:p>
  </w:comment>
  <w:comment w:id="3" w:author="Reimer, Yolanda" w:date="2020-10-08T14:45:00Z" w:initials="RY">
    <w:p w14:paraId="5BCFF528" w14:textId="54530CAB" w:rsidR="00A863A4" w:rsidRDefault="00A863A4">
      <w:pPr>
        <w:pStyle w:val="CommentText"/>
      </w:pPr>
      <w:r>
        <w:rPr>
          <w:rStyle w:val="CommentReference"/>
        </w:rPr>
        <w:annotationRef/>
      </w:r>
      <w:r>
        <w:t xml:space="preserve">These are </w:t>
      </w:r>
      <w:r w:rsidR="003F6023">
        <w:t xml:space="preserve">generally </w:t>
      </w:r>
      <w:proofErr w:type="gramStart"/>
      <w:r>
        <w:t>good, and</w:t>
      </w:r>
      <w:proofErr w:type="gramEnd"/>
      <w:r>
        <w:t xml:space="preserve"> are stated at the right level of detail and granularity, but I would like some indication as to which of these have already been completed by the previous Capstone team, and which are new.</w:t>
      </w:r>
    </w:p>
  </w:comment>
  <w:comment w:id="4" w:author="Reimer, Yolanda" w:date="2020-10-08T14:46:00Z" w:initials="RY">
    <w:p w14:paraId="77D37436" w14:textId="14A13EB6" w:rsidR="003F6023" w:rsidRDefault="003F6023">
      <w:pPr>
        <w:pStyle w:val="CommentText"/>
      </w:pPr>
      <w:r>
        <w:rPr>
          <w:rStyle w:val="CommentReference"/>
        </w:rPr>
        <w:annotationRef/>
      </w:r>
      <w:r>
        <w:t>These are a bit awkwardly written.</w:t>
      </w:r>
    </w:p>
  </w:comment>
  <w:comment w:id="5" w:author="Reimer, Yolanda" w:date="2020-10-08T14:46:00Z" w:initials="RY">
    <w:p w14:paraId="08EF9507" w14:textId="25B6E8E9" w:rsidR="003F6023" w:rsidRDefault="003F6023">
      <w:pPr>
        <w:pStyle w:val="CommentText"/>
      </w:pPr>
      <w:r>
        <w:rPr>
          <w:rStyle w:val="CommentReference"/>
        </w:rPr>
        <w:annotationRef/>
      </w:r>
      <w:r>
        <w:t>Same comment</w:t>
      </w:r>
    </w:p>
  </w:comment>
  <w:comment w:id="6" w:author="Reimer, Yolanda" w:date="2020-10-08T14:47:00Z" w:initials="RY">
    <w:p w14:paraId="2F3B332A" w14:textId="5092AFE8" w:rsidR="00AA1B87" w:rsidRDefault="00AA1B87">
      <w:pPr>
        <w:pStyle w:val="CommentText"/>
      </w:pPr>
      <w:r>
        <w:rPr>
          <w:rStyle w:val="CommentReference"/>
        </w:rPr>
        <w:annotationRef/>
      </w:r>
      <w:r>
        <w:t>This is unclear to me</w:t>
      </w:r>
    </w:p>
  </w:comment>
  <w:comment w:id="7" w:author="Reimer, Yolanda" w:date="2020-10-08T14:47:00Z" w:initials="RY">
    <w:p w14:paraId="26733ADD" w14:textId="1CB200D8" w:rsidR="00AA1B87" w:rsidRDefault="00AA1B87">
      <w:pPr>
        <w:pStyle w:val="CommentText"/>
      </w:pPr>
      <w:r>
        <w:rPr>
          <w:rStyle w:val="CommentReference"/>
        </w:rPr>
        <w:annotationRef/>
      </w:r>
      <w:r>
        <w:t>Same as previous?</w:t>
      </w:r>
    </w:p>
  </w:comment>
  <w:comment w:id="8" w:author="Reimer, Yolanda" w:date="2020-10-08T14:48:00Z" w:initials="RY">
    <w:p w14:paraId="73D720A1" w14:textId="6AAB4AC3" w:rsidR="00AA1B87" w:rsidRDefault="00AA1B87">
      <w:pPr>
        <w:pStyle w:val="CommentText"/>
      </w:pPr>
      <w:r>
        <w:rPr>
          <w:rStyle w:val="CommentReference"/>
        </w:rPr>
        <w:annotationRef/>
      </w:r>
      <w:r>
        <w:t>What web server will you use?</w:t>
      </w:r>
    </w:p>
  </w:comment>
  <w:comment w:id="9" w:author="Reimer, Yolanda" w:date="2020-10-08T14:48:00Z" w:initials="RY">
    <w:p w14:paraId="48601366" w14:textId="2A31EACB" w:rsidR="00AA1B87" w:rsidRDefault="00AA1B87">
      <w:pPr>
        <w:pStyle w:val="CommentText"/>
      </w:pPr>
      <w:r>
        <w:rPr>
          <w:rStyle w:val="CommentReference"/>
        </w:rPr>
        <w:annotationRef/>
      </w:r>
      <w:r>
        <w:t>What software will you use to build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1C4ADC" w15:done="0"/>
  <w15:commentEx w15:paraId="68F1BF50" w15:done="0"/>
  <w15:commentEx w15:paraId="5BCFF528" w15:done="0"/>
  <w15:commentEx w15:paraId="77D37436" w15:done="0"/>
  <w15:commentEx w15:paraId="08EF9507" w15:done="0"/>
  <w15:commentEx w15:paraId="2F3B332A" w15:done="0"/>
  <w15:commentEx w15:paraId="26733ADD" w15:done="0"/>
  <w15:commentEx w15:paraId="73D720A1" w15:done="0"/>
  <w15:commentEx w15:paraId="48601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9A3C0" w16cex:dateUtc="2020-10-08T20:42:00Z"/>
  <w16cex:commentExtensible w16cex:durableId="2329A410" w16cex:dateUtc="2020-10-08T20:43:00Z"/>
  <w16cex:commentExtensible w16cex:durableId="2329A485" w16cex:dateUtc="2020-10-08T20:45:00Z"/>
  <w16cex:commentExtensible w16cex:durableId="2329A4BB" w16cex:dateUtc="2020-10-08T20:46:00Z"/>
  <w16cex:commentExtensible w16cex:durableId="2329A4C8" w16cex:dateUtc="2020-10-08T20:46:00Z"/>
  <w16cex:commentExtensible w16cex:durableId="2329A4EC" w16cex:dateUtc="2020-10-08T20:47:00Z"/>
  <w16cex:commentExtensible w16cex:durableId="2329A4FD" w16cex:dateUtc="2020-10-08T20:47:00Z"/>
  <w16cex:commentExtensible w16cex:durableId="2329A527" w16cex:dateUtc="2020-10-08T20:48:00Z"/>
  <w16cex:commentExtensible w16cex:durableId="2329A53B" w16cex:dateUtc="2020-10-08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1C4ADC" w16cid:durableId="2329A3C0"/>
  <w16cid:commentId w16cid:paraId="68F1BF50" w16cid:durableId="2329A410"/>
  <w16cid:commentId w16cid:paraId="5BCFF528" w16cid:durableId="2329A485"/>
  <w16cid:commentId w16cid:paraId="77D37436" w16cid:durableId="2329A4BB"/>
  <w16cid:commentId w16cid:paraId="08EF9507" w16cid:durableId="2329A4C8"/>
  <w16cid:commentId w16cid:paraId="2F3B332A" w16cid:durableId="2329A4EC"/>
  <w16cid:commentId w16cid:paraId="26733ADD" w16cid:durableId="2329A4FD"/>
  <w16cid:commentId w16cid:paraId="73D720A1" w16cid:durableId="2329A527"/>
  <w16cid:commentId w16cid:paraId="48601366" w16cid:durableId="2329A5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33DB1" w14:textId="77777777" w:rsidR="00B46A54" w:rsidRDefault="00B46A54">
      <w:r>
        <w:separator/>
      </w:r>
    </w:p>
  </w:endnote>
  <w:endnote w:type="continuationSeparator" w:id="0">
    <w:p w14:paraId="5286C0AA" w14:textId="77777777" w:rsidR="00B46A54" w:rsidRDefault="00B46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77FEF" w14:textId="77777777" w:rsidR="00851BA7" w:rsidRDefault="00C95D9E">
    <w:pPr>
      <w:pStyle w:val="BodyText"/>
      <w:spacing w:line="14" w:lineRule="auto"/>
      <w:rPr>
        <w:sz w:val="2"/>
      </w:rPr>
    </w:pPr>
    <w:r>
      <w:rPr>
        <w:noProof/>
      </w:rPr>
      <mc:AlternateContent>
        <mc:Choice Requires="wps">
          <w:drawing>
            <wp:anchor distT="0" distB="0" distL="114300" distR="114300" simplePos="0" relativeHeight="251657728" behindDoc="1" locked="0" layoutInCell="1" allowOverlap="1" wp14:anchorId="732D6529" wp14:editId="2F8EDCFE">
              <wp:simplePos x="0" y="0"/>
              <wp:positionH relativeFrom="page">
                <wp:posOffset>6657975</wp:posOffset>
              </wp:positionH>
              <wp:positionV relativeFrom="page">
                <wp:posOffset>9404985</wp:posOffset>
              </wp:positionV>
              <wp:extent cx="231775" cy="181610"/>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C2EF" w14:textId="77777777" w:rsidR="00851BA7" w:rsidRDefault="00B46A54">
                          <w:pPr>
                            <w:spacing w:before="12"/>
                            <w:ind w:left="60"/>
                            <w:rPr>
                              <w:rFonts w:ascii="Arial"/>
                            </w:rPr>
                          </w:pPr>
                          <w:r>
                            <w:fldChar w:fldCharType="begin"/>
                          </w:r>
                          <w:r>
                            <w:rPr>
                              <w:rFonts w:ascii="Arial"/>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D6529" id="_x0000_t202" coordsize="21600,21600" o:spt="202" path="m,l,21600r21600,l21600,xe">
              <v:stroke joinstyle="miter"/>
              <v:path gradientshapeok="t" o:connecttype="rect"/>
            </v:shapetype>
            <v:shape id="Text Box 1" o:spid="_x0000_s1027" type="#_x0000_t202" style="position:absolute;margin-left:524.25pt;margin-top:740.55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" filled="f" stroked="f">
              <v:path arrowok="t"/>
              <v:textbox inset="0,0,0,0">
                <w:txbxContent>
                  <w:p w14:paraId="16C0C2EF" w14:textId="77777777" w:rsidR="00851BA7" w:rsidRDefault="00B46A54">
                    <w:pPr>
                      <w:spacing w:before="12"/>
                      <w:ind w:left="60"/>
                      <w:rPr>
                        <w:rFonts w:ascii="Arial"/>
                      </w:rPr>
                    </w:pPr>
                    <w:r>
                      <w:fldChar w:fldCharType="begin"/>
                    </w:r>
                    <w:r>
                      <w:rPr>
                        <w:rFonts w:ascii="Arial"/>
                      </w:rPr>
                      <w:instrText xml:space="preserve"> PAGE </w:instrText>
                    </w:r>
                    <w:r>
                      <w:fldChar w:fldCharType="separate"/>
                    </w:r>
                    <w: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CE31A" w14:textId="77777777" w:rsidR="00B46A54" w:rsidRDefault="00B46A54">
      <w:r>
        <w:separator/>
      </w:r>
    </w:p>
  </w:footnote>
  <w:footnote w:type="continuationSeparator" w:id="0">
    <w:p w14:paraId="098BE5D3" w14:textId="77777777" w:rsidR="00B46A54" w:rsidRDefault="00B46A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BE5"/>
    <w:multiLevelType w:val="hybridMultilevel"/>
    <w:tmpl w:val="CB96D698"/>
    <w:lvl w:ilvl="0" w:tplc="309AE654">
      <w:start w:val="1"/>
      <w:numFmt w:val="decimal"/>
      <w:lvlText w:val="%1."/>
      <w:lvlJc w:val="left"/>
      <w:pPr>
        <w:ind w:left="1742" w:hanging="483"/>
        <w:jc w:val="left"/>
      </w:pPr>
      <w:rPr>
        <w:rFonts w:ascii="Calibri" w:eastAsia="Calibri" w:hAnsi="Calibri" w:cs="Calibri" w:hint="default"/>
        <w:b/>
        <w:bCs/>
        <w:w w:val="100"/>
        <w:sz w:val="46"/>
        <w:szCs w:val="46"/>
      </w:rPr>
    </w:lvl>
    <w:lvl w:ilvl="1" w:tplc="B89CD308">
      <w:numFmt w:val="bullet"/>
      <w:lvlText w:val="●"/>
      <w:lvlJc w:val="left"/>
      <w:pPr>
        <w:ind w:left="1980" w:hanging="360"/>
      </w:pPr>
      <w:rPr>
        <w:rFonts w:ascii="Arial" w:eastAsia="Arial" w:hAnsi="Arial" w:cs="Arial" w:hint="default"/>
        <w:spacing w:val="-15"/>
        <w:w w:val="99"/>
        <w:sz w:val="24"/>
        <w:szCs w:val="24"/>
      </w:rPr>
    </w:lvl>
    <w:lvl w:ilvl="2" w:tplc="726ADEC2">
      <w:numFmt w:val="bullet"/>
      <w:lvlText w:val="•"/>
      <w:lvlJc w:val="left"/>
      <w:pPr>
        <w:ind w:left="3064" w:hanging="360"/>
      </w:pPr>
      <w:rPr>
        <w:rFonts w:hint="default"/>
      </w:rPr>
    </w:lvl>
    <w:lvl w:ilvl="3" w:tplc="3D6E25CE">
      <w:numFmt w:val="bullet"/>
      <w:lvlText w:val="•"/>
      <w:lvlJc w:val="left"/>
      <w:pPr>
        <w:ind w:left="4148" w:hanging="360"/>
      </w:pPr>
      <w:rPr>
        <w:rFonts w:hint="default"/>
      </w:rPr>
    </w:lvl>
    <w:lvl w:ilvl="4" w:tplc="9FB0C73A">
      <w:numFmt w:val="bullet"/>
      <w:lvlText w:val="•"/>
      <w:lvlJc w:val="left"/>
      <w:pPr>
        <w:ind w:left="5233" w:hanging="360"/>
      </w:pPr>
      <w:rPr>
        <w:rFonts w:hint="default"/>
      </w:rPr>
    </w:lvl>
    <w:lvl w:ilvl="5" w:tplc="7590B77E">
      <w:numFmt w:val="bullet"/>
      <w:lvlText w:val="•"/>
      <w:lvlJc w:val="left"/>
      <w:pPr>
        <w:ind w:left="6317" w:hanging="360"/>
      </w:pPr>
      <w:rPr>
        <w:rFonts w:hint="default"/>
      </w:rPr>
    </w:lvl>
    <w:lvl w:ilvl="6" w:tplc="E8DCFCFC">
      <w:numFmt w:val="bullet"/>
      <w:lvlText w:val="•"/>
      <w:lvlJc w:val="left"/>
      <w:pPr>
        <w:ind w:left="7402" w:hanging="360"/>
      </w:pPr>
      <w:rPr>
        <w:rFonts w:hint="default"/>
      </w:rPr>
    </w:lvl>
    <w:lvl w:ilvl="7" w:tplc="F0D60848">
      <w:numFmt w:val="bullet"/>
      <w:lvlText w:val="•"/>
      <w:lvlJc w:val="left"/>
      <w:pPr>
        <w:ind w:left="8486" w:hanging="360"/>
      </w:pPr>
      <w:rPr>
        <w:rFonts w:hint="default"/>
      </w:rPr>
    </w:lvl>
    <w:lvl w:ilvl="8" w:tplc="0B680DB4">
      <w:numFmt w:val="bullet"/>
      <w:lvlText w:val="•"/>
      <w:lvlJc w:val="left"/>
      <w:pPr>
        <w:ind w:left="9571" w:hanging="36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imer, Yolanda">
    <w15:presenceInfo w15:providerId="AD" w15:userId="S::yolanda.reimer@umt.edu::a84421d3-9edf-4831-a7b6-7339f99dce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A7"/>
    <w:rsid w:val="003F6023"/>
    <w:rsid w:val="0046081D"/>
    <w:rsid w:val="00474141"/>
    <w:rsid w:val="00851BA7"/>
    <w:rsid w:val="00A863A4"/>
    <w:rsid w:val="00AA1B87"/>
    <w:rsid w:val="00B46A54"/>
    <w:rsid w:val="00C9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448C8"/>
  <w15:docId w15:val="{77245117-501B-1B43-B700-95E8CAAD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742" w:hanging="484"/>
      <w:outlineLvl w:val="0"/>
    </w:pPr>
    <w:rPr>
      <w:b/>
      <w:bCs/>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42" w:hanging="484"/>
    </w:pPr>
  </w:style>
  <w:style w:type="paragraph" w:customStyle="1" w:styleId="TableParagraph">
    <w:name w:val="Table Paragraph"/>
    <w:basedOn w:val="Normal"/>
    <w:uiPriority w:val="1"/>
    <w:qFormat/>
    <w:pPr>
      <w:spacing w:before="101"/>
      <w:ind w:left="97"/>
    </w:pPr>
  </w:style>
  <w:style w:type="character" w:styleId="CommentReference">
    <w:name w:val="annotation reference"/>
    <w:basedOn w:val="DefaultParagraphFont"/>
    <w:uiPriority w:val="99"/>
    <w:semiHidden/>
    <w:unhideWhenUsed/>
    <w:rsid w:val="0046081D"/>
    <w:rPr>
      <w:sz w:val="16"/>
      <w:szCs w:val="16"/>
    </w:rPr>
  </w:style>
  <w:style w:type="paragraph" w:styleId="CommentText">
    <w:name w:val="annotation text"/>
    <w:basedOn w:val="Normal"/>
    <w:link w:val="CommentTextChar"/>
    <w:uiPriority w:val="99"/>
    <w:semiHidden/>
    <w:unhideWhenUsed/>
    <w:rsid w:val="0046081D"/>
    <w:rPr>
      <w:sz w:val="20"/>
      <w:szCs w:val="20"/>
    </w:rPr>
  </w:style>
  <w:style w:type="character" w:customStyle="1" w:styleId="CommentTextChar">
    <w:name w:val="Comment Text Char"/>
    <w:basedOn w:val="DefaultParagraphFont"/>
    <w:link w:val="CommentText"/>
    <w:uiPriority w:val="99"/>
    <w:semiHidden/>
    <w:rsid w:val="0046081D"/>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46081D"/>
    <w:rPr>
      <w:b/>
      <w:bCs/>
    </w:rPr>
  </w:style>
  <w:style w:type="character" w:customStyle="1" w:styleId="CommentSubjectChar">
    <w:name w:val="Comment Subject Char"/>
    <w:basedOn w:val="CommentTextChar"/>
    <w:link w:val="CommentSubject"/>
    <w:uiPriority w:val="99"/>
    <w:semiHidden/>
    <w:rsid w:val="0046081D"/>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6081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081D"/>
    <w:rPr>
      <w:rFonts w:ascii="Times New Roman" w:eastAsia="Calibri"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eg"/><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18</Pages>
  <Words>2356</Words>
  <Characters>13435</Characters>
  <Application>Microsoft Office Word</Application>
  <DocSecurity>0</DocSecurity>
  <Lines>111</Lines>
  <Paragraphs>31</Paragraphs>
  <ScaleCrop>false</ScaleCrop>
  <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Reimer, Yolanda</cp:lastModifiedBy>
  <cp:revision>7</cp:revision>
  <dcterms:created xsi:type="dcterms:W3CDTF">2020-10-08T20:37:00Z</dcterms:created>
  <dcterms:modified xsi:type="dcterms:W3CDTF">2020-10-08T20:55:00Z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2020-10-05T00:00:00Z</vt:filetime>
  </property>
  <property fmtid="{D5CDD505-2E9C-101B-9397-08002B2CF9AE}" pid="3" name="Creator">
    <vt:lpwstr>Mozilla/5.0 (Windows NT 10.0; Win64; x64) AppleWebKit/537.36 (KHTML, like Gecko) Chrome/85.0.4183.121 Safari/537.36</vt:lpwstr>
  </property>
  <property fmtid="{D5CDD505-2E9C-101B-9397-08002B2CF9AE}" pid="4" name="LastSaved">
    <vt:filetime>2020-10-08T00:00:00Z</vt:filetime>
  </property>
</Properties>
</file>